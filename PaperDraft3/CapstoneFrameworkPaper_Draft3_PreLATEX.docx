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D59" w:rsidRPr="009A3755" w:rsidRDefault="00976655" w:rsidP="009B1D59">
      <w:pPr>
        <w:pStyle w:val="Title1"/>
      </w:pPr>
      <w:r>
        <w:t xml:space="preserve">A </w:t>
      </w:r>
      <w:ins w:id="0" w:author="Lauren Darr" w:date="2018-06-09T15:22:00Z">
        <w:r w:rsidR="009165EB">
          <w:t>Practical Guide</w:t>
        </w:r>
      </w:ins>
      <w:del w:id="1" w:author="Lauren Darr" w:date="2018-03-13T14:09:00Z">
        <w:r w:rsidR="00FA6A63" w:rsidDel="00A0484B">
          <w:delText>Visual</w:delText>
        </w:r>
      </w:del>
      <w:del w:id="2" w:author="Lauren Darr" w:date="2018-06-09T15:22:00Z">
        <w:r w:rsidR="00FA6A63" w:rsidDel="009165EB">
          <w:delText xml:space="preserve"> Framework</w:delText>
        </w:r>
      </w:del>
      <w:r w:rsidR="00FA6A63">
        <w:t xml:space="preserve"> </w:t>
      </w:r>
      <w:ins w:id="3" w:author="Lauren Darr" w:date="2018-06-09T15:29:00Z">
        <w:r w:rsidR="00411294">
          <w:t>to</w:t>
        </w:r>
      </w:ins>
      <w:ins w:id="4" w:author="Lauren Darr" w:date="2018-06-09T15:28:00Z">
        <w:r w:rsidR="00411294">
          <w:t xml:space="preserve"> Mapping </w:t>
        </w:r>
      </w:ins>
      <w:del w:id="5" w:author="Lauren Darr" w:date="2018-06-09T15:25:00Z">
        <w:r w:rsidR="00FA6A63" w:rsidDel="00411294">
          <w:delText>for</w:delText>
        </w:r>
      </w:del>
      <w:del w:id="6" w:author="Lauren Darr" w:date="2018-06-09T15:29:00Z">
        <w:r w:rsidR="00FA6A63" w:rsidDel="00411294">
          <w:delText xml:space="preserve"> </w:delText>
        </w:r>
      </w:del>
      <w:del w:id="7" w:author="Lauren Darr" w:date="2018-06-09T15:22:00Z">
        <w:r w:rsidR="00FA6A63" w:rsidDel="009165EB">
          <w:delText xml:space="preserve">Data Exploration </w:delText>
        </w:r>
        <w:r w:rsidR="00FA6A63" w:rsidDel="00411294">
          <w:delText>in</w:delText>
        </w:r>
      </w:del>
      <w:del w:id="8" w:author="Lauren Darr" w:date="2018-06-09T15:24:00Z">
        <w:r w:rsidR="00FA6A63" w:rsidDel="00411294">
          <w:delText xml:space="preserve"> </w:delText>
        </w:r>
      </w:del>
      <w:ins w:id="9" w:author="Lauren Darr" w:date="2018-06-09T15:31:00Z">
        <w:r w:rsidR="00A14012">
          <w:t xml:space="preserve">Crime Data using </w:t>
        </w:r>
      </w:ins>
      <w:del w:id="10" w:author="Lauren Darr" w:date="2018-06-09T15:31:00Z">
        <w:r w:rsidR="00FA6A63" w:rsidDel="00A14012">
          <w:delText xml:space="preserve">Government Open Data Using </w:delText>
        </w:r>
      </w:del>
      <w:r w:rsidR="00FA6A63">
        <w:t>NIBRS (National Incident-based Reporting System)</w:t>
      </w:r>
      <w:r>
        <w:t xml:space="preserve"> </w:t>
      </w:r>
      <w:ins w:id="11" w:author="Lauren Darr" w:date="2018-06-09T15:29:00Z">
        <w:r w:rsidR="00A14012">
          <w:t>and</w:t>
        </w:r>
        <w:r w:rsidR="00411294">
          <w:t xml:space="preserve"> Open-Source Software </w:t>
        </w:r>
      </w:ins>
      <w:r>
        <w:t xml:space="preserve">for </w:t>
      </w:r>
      <w:ins w:id="12" w:author="Lauren Darr" w:date="2018-04-25T13:21:00Z">
        <w:r w:rsidR="00AD4CA3">
          <w:t>Law Enforcement Agencies</w:t>
        </w:r>
      </w:ins>
      <w:del w:id="13" w:author="Lauren Darr" w:date="2018-04-25T13:21:00Z">
        <w:r w:rsidDel="00AD4CA3">
          <w:delText>N</w:delText>
        </w:r>
      </w:del>
      <w:del w:id="14" w:author="Lauren Darr" w:date="2018-04-25T13:20:00Z">
        <w:r w:rsidDel="00AD4CA3">
          <w:delText>ovice Users</w:delText>
        </w:r>
      </w:del>
    </w:p>
    <w:p w:rsidR="009B1D59" w:rsidRDefault="00976655" w:rsidP="00E3194C">
      <w:pPr>
        <w:pStyle w:val="author"/>
        <w:spacing w:after="0"/>
        <w:rPr>
          <w:lang w:val="de-DE"/>
        </w:rPr>
      </w:pPr>
      <w:r>
        <w:rPr>
          <w:lang w:val="de-DE"/>
        </w:rPr>
        <w:t>Michael Crowder</w:t>
      </w:r>
      <w:r w:rsidR="005B29EF" w:rsidRPr="009A3755">
        <w:rPr>
          <w:position w:val="6"/>
          <w:sz w:val="11"/>
          <w:szCs w:val="11"/>
          <w:lang w:val="de-DE"/>
        </w:rPr>
        <w:t>1</w:t>
      </w:r>
      <w:r w:rsidR="009B1D59" w:rsidRPr="009A3755">
        <w:rPr>
          <w:lang w:val="de-DE"/>
        </w:rPr>
        <w:t xml:space="preserve">, </w:t>
      </w:r>
      <w:r w:rsidR="00E74D3A">
        <w:rPr>
          <w:lang w:val="de-DE"/>
        </w:rPr>
        <w:t>Lauren Darr</w:t>
      </w:r>
      <w:r w:rsidR="005B29EF" w:rsidRPr="009A3755">
        <w:rPr>
          <w:position w:val="6"/>
          <w:sz w:val="11"/>
          <w:szCs w:val="11"/>
          <w:lang w:val="de-DE"/>
        </w:rPr>
        <w:t>1</w:t>
      </w:r>
      <w:r w:rsidR="009B1D59" w:rsidRPr="009A3755">
        <w:rPr>
          <w:lang w:val="de-DE"/>
        </w:rPr>
        <w:t xml:space="preserve">, </w:t>
      </w:r>
      <w:r w:rsidR="005B29EF">
        <w:rPr>
          <w:lang w:val="de-DE"/>
        </w:rPr>
        <w:t>Gerardo Garza</w:t>
      </w:r>
      <w:r w:rsidR="005B29EF" w:rsidRPr="009A3755">
        <w:rPr>
          <w:position w:val="6"/>
          <w:sz w:val="11"/>
          <w:szCs w:val="11"/>
          <w:lang w:val="de-DE"/>
        </w:rPr>
        <w:t>1</w:t>
      </w:r>
      <w:r w:rsidR="009B1D59" w:rsidRPr="009A3755">
        <w:rPr>
          <w:lang w:val="de-DE"/>
        </w:rPr>
        <w:t xml:space="preserve">, </w:t>
      </w:r>
      <w:r w:rsidR="005B29EF">
        <w:rPr>
          <w:lang w:val="de-DE"/>
        </w:rPr>
        <w:t>Brent Allen</w:t>
      </w:r>
      <w:r w:rsidR="005B29EF" w:rsidRPr="009A3755">
        <w:rPr>
          <w:position w:val="6"/>
          <w:sz w:val="11"/>
          <w:szCs w:val="11"/>
          <w:lang w:val="de-DE"/>
        </w:rPr>
        <w:t>1</w:t>
      </w:r>
      <w:r w:rsidR="005B29EF" w:rsidRPr="009A3755">
        <w:rPr>
          <w:lang w:val="de-DE"/>
        </w:rPr>
        <w:t xml:space="preserve"> </w:t>
      </w:r>
      <w:r w:rsidR="009B1D59">
        <w:rPr>
          <w:lang w:val="de-DE"/>
        </w:rPr>
        <w:t xml:space="preserve"> </w:t>
      </w:r>
    </w:p>
    <w:p w:rsidR="005B29EF" w:rsidRDefault="005B29EF" w:rsidP="009B1D59">
      <w:pPr>
        <w:pStyle w:val="authorinfo"/>
        <w:rPr>
          <w:position w:val="6"/>
          <w:sz w:val="11"/>
          <w:szCs w:val="11"/>
          <w:lang w:val="de-DE"/>
        </w:rPr>
      </w:pPr>
    </w:p>
    <w:p w:rsidR="005B29EF" w:rsidRDefault="009B1D59" w:rsidP="003E1437">
      <w:pPr>
        <w:pStyle w:val="authorinfo"/>
        <w:outlineLvl w:val="0"/>
        <w:rPr>
          <w:lang w:val="de-DE"/>
        </w:rPr>
      </w:pPr>
      <w:r w:rsidRPr="009A3755">
        <w:rPr>
          <w:position w:val="6"/>
          <w:sz w:val="11"/>
          <w:szCs w:val="11"/>
          <w:lang w:val="de-DE"/>
        </w:rPr>
        <w:t>1</w:t>
      </w:r>
      <w:r w:rsidRPr="009A3755">
        <w:rPr>
          <w:lang w:val="de-DE"/>
        </w:rPr>
        <w:t xml:space="preserve"> </w:t>
      </w:r>
      <w:r w:rsidR="005B29EF" w:rsidRPr="005B29EF">
        <w:rPr>
          <w:lang w:val="de-DE"/>
        </w:rPr>
        <w:t>Southern Methodist</w:t>
      </w:r>
      <w:r w:rsidR="005B29EF">
        <w:rPr>
          <w:lang w:val="de-DE"/>
        </w:rPr>
        <w:t xml:space="preserve"> University Master of Science</w:t>
      </w:r>
      <w:r w:rsidR="005B29EF" w:rsidRPr="005B29EF">
        <w:rPr>
          <w:lang w:val="de-DE"/>
        </w:rPr>
        <w:t xml:space="preserve"> Data Science Program</w:t>
      </w:r>
      <w:r w:rsidR="005B29EF">
        <w:rPr>
          <w:lang w:val="de-DE"/>
        </w:rPr>
        <w:t xml:space="preserve"> </w:t>
      </w:r>
    </w:p>
    <w:p w:rsidR="009B1D59" w:rsidRPr="009A3755" w:rsidRDefault="005B29EF" w:rsidP="005B29EF">
      <w:pPr>
        <w:pStyle w:val="authorinfo"/>
        <w:rPr>
          <w:lang w:val="de-DE"/>
        </w:rPr>
      </w:pPr>
      <w:r w:rsidRPr="005B29EF">
        <w:rPr>
          <w:lang w:val="de-DE"/>
        </w:rPr>
        <w:t>Dallas</w:t>
      </w:r>
      <w:r>
        <w:rPr>
          <w:lang w:val="de-DE"/>
        </w:rPr>
        <w:t>, Texas, United States of A</w:t>
      </w:r>
      <w:r w:rsidR="008962D9">
        <w:rPr>
          <w:lang w:val="de-DE"/>
        </w:rPr>
        <w:t>merica</w:t>
      </w:r>
    </w:p>
    <w:p w:rsidR="009B1D59" w:rsidRPr="009B1D59" w:rsidRDefault="009B1D59" w:rsidP="009B1D59">
      <w:pPr>
        <w:pStyle w:val="abstract"/>
        <w:rPr>
          <w:szCs w:val="18"/>
        </w:rPr>
      </w:pPr>
      <w:r>
        <w:rPr>
          <w:b/>
        </w:rPr>
        <w:t>Abstract.</w:t>
      </w:r>
      <w:r>
        <w:t xml:space="preserve"> </w:t>
      </w:r>
      <w:r w:rsidR="005B249A">
        <w:rPr>
          <w:szCs w:val="18"/>
        </w:rPr>
        <w:t>In this paper we present a</w:t>
      </w:r>
      <w:ins w:id="15" w:author="Lauren Darr" w:date="2018-05-02T09:28:00Z">
        <w:r w:rsidR="00CB1D9C">
          <w:rPr>
            <w:szCs w:val="18"/>
          </w:rPr>
          <w:t xml:space="preserve"> </w:t>
        </w:r>
      </w:ins>
      <w:ins w:id="16" w:author="Lauren Darr" w:date="2018-06-09T15:30:00Z">
        <w:r w:rsidR="00A14012">
          <w:rPr>
            <w:szCs w:val="18"/>
          </w:rPr>
          <w:t>guide</w:t>
        </w:r>
      </w:ins>
      <w:ins w:id="17" w:author="Lauren Darr" w:date="2018-05-02T09:24:00Z">
        <w:r w:rsidR="00CB1D9C">
          <w:rPr>
            <w:szCs w:val="18"/>
          </w:rPr>
          <w:t xml:space="preserve"> for creating </w:t>
        </w:r>
      </w:ins>
      <w:ins w:id="18" w:author="Lauren Darr" w:date="2018-05-02T09:25:00Z">
        <w:r w:rsidR="00CB1D9C">
          <w:rPr>
            <w:szCs w:val="18"/>
          </w:rPr>
          <w:t xml:space="preserve">geographic visualizations </w:t>
        </w:r>
      </w:ins>
      <w:ins w:id="19" w:author="Lauren Darr" w:date="2018-05-02T09:31:00Z">
        <w:r w:rsidR="00CB1D9C">
          <w:rPr>
            <w:szCs w:val="18"/>
          </w:rPr>
          <w:t xml:space="preserve">of </w:t>
        </w:r>
      </w:ins>
      <w:ins w:id="20" w:author="Lauren Darr" w:date="2018-05-02T09:26:00Z">
        <w:r w:rsidR="00CB1D9C">
          <w:rPr>
            <w:szCs w:val="18"/>
          </w:rPr>
          <w:t>criminal incidents</w:t>
        </w:r>
      </w:ins>
      <w:ins w:id="21" w:author="Lauren Darr" w:date="2018-05-02T09:28:00Z">
        <w:r w:rsidR="00CB1D9C">
          <w:rPr>
            <w:szCs w:val="18"/>
          </w:rPr>
          <w:t xml:space="preserve"> using </w:t>
        </w:r>
      </w:ins>
      <w:ins w:id="22" w:author="Lauren Darr" w:date="2018-05-02T09:29:00Z">
        <w:r w:rsidR="00CB1D9C">
          <w:rPr>
            <w:szCs w:val="18"/>
          </w:rPr>
          <w:t xml:space="preserve">open data and </w:t>
        </w:r>
      </w:ins>
      <w:ins w:id="23" w:author="Lauren Darr" w:date="2018-05-02T09:28:00Z">
        <w:r w:rsidR="00CB1D9C">
          <w:rPr>
            <w:szCs w:val="18"/>
          </w:rPr>
          <w:t>open-source software</w:t>
        </w:r>
      </w:ins>
      <w:ins w:id="24" w:author="Lauren Darr" w:date="2018-05-02T09:29:00Z">
        <w:r w:rsidR="00CB1D9C">
          <w:rPr>
            <w:szCs w:val="18"/>
          </w:rPr>
          <w:t>.</w:t>
        </w:r>
      </w:ins>
      <w:ins w:id="25" w:author="Lauren Darr" w:date="2018-05-02T09:26:00Z">
        <w:r w:rsidR="00CB1D9C">
          <w:rPr>
            <w:szCs w:val="18"/>
          </w:rPr>
          <w:t xml:space="preserve"> </w:t>
        </w:r>
      </w:ins>
      <w:ins w:id="26" w:author="Lauren Darr" w:date="2018-05-02T09:27:00Z">
        <w:r w:rsidR="00CB1D9C">
          <w:rPr>
            <w:szCs w:val="18"/>
          </w:rPr>
          <w:t>Th</w:t>
        </w:r>
      </w:ins>
      <w:ins w:id="27" w:author="Lauren Darr" w:date="2018-05-02T09:35:00Z">
        <w:r w:rsidR="00CB1D9C">
          <w:rPr>
            <w:szCs w:val="18"/>
          </w:rPr>
          <w:t xml:space="preserve">e motivation for this </w:t>
        </w:r>
      </w:ins>
      <w:ins w:id="28" w:author="Lauren Darr" w:date="2018-05-09T11:28:00Z">
        <w:r w:rsidR="003B7CB0">
          <w:rPr>
            <w:szCs w:val="18"/>
          </w:rPr>
          <w:t>framework</w:t>
        </w:r>
      </w:ins>
      <w:ins w:id="29" w:author="Lauren Darr" w:date="2018-05-02T09:35:00Z">
        <w:r w:rsidR="00CB1D9C">
          <w:rPr>
            <w:szCs w:val="18"/>
          </w:rPr>
          <w:t xml:space="preserve"> is to provide law enforcement agencies</w:t>
        </w:r>
      </w:ins>
      <w:ins w:id="30" w:author="Lauren Darr" w:date="2018-05-02T09:36:00Z">
        <w:r w:rsidR="00505C09">
          <w:rPr>
            <w:szCs w:val="18"/>
          </w:rPr>
          <w:t xml:space="preserve"> </w:t>
        </w:r>
        <w:r w:rsidR="00CB1D9C">
          <w:rPr>
            <w:szCs w:val="18"/>
          </w:rPr>
          <w:t>(LEAs)</w:t>
        </w:r>
      </w:ins>
      <w:ins w:id="31" w:author="Lauren Darr" w:date="2018-05-02T09:35:00Z">
        <w:r w:rsidR="00CB1D9C">
          <w:rPr>
            <w:szCs w:val="18"/>
          </w:rPr>
          <w:t xml:space="preserve"> </w:t>
        </w:r>
      </w:ins>
      <w:ins w:id="32" w:author="Lauren Darr" w:date="2018-05-02T09:40:00Z">
        <w:r w:rsidR="00505C09">
          <w:rPr>
            <w:szCs w:val="18"/>
          </w:rPr>
          <w:t xml:space="preserve">and interested citizens </w:t>
        </w:r>
      </w:ins>
      <w:ins w:id="33" w:author="Lauren Darr" w:date="2018-05-02T09:35:00Z">
        <w:r w:rsidR="00CB1D9C">
          <w:rPr>
            <w:szCs w:val="18"/>
          </w:rPr>
          <w:t>an affordable and relatively easy way to start analyzing geospatial data.</w:t>
        </w:r>
      </w:ins>
      <w:ins w:id="34" w:author="Lauren Darr" w:date="2018-05-02T09:39:00Z">
        <w:r w:rsidR="00505C09">
          <w:rPr>
            <w:szCs w:val="18"/>
          </w:rPr>
          <w:t xml:space="preserve"> </w:t>
        </w:r>
      </w:ins>
      <w:ins w:id="35" w:author="Lauren Darr" w:date="2018-05-02T09:42:00Z">
        <w:r w:rsidR="00505C09">
          <w:rPr>
            <w:szCs w:val="18"/>
          </w:rPr>
          <w:t xml:space="preserve">The National Incident Based Reporting System (NIBRS) is a </w:t>
        </w:r>
      </w:ins>
      <w:ins w:id="36" w:author="Lauren Darr" w:date="2018-05-02T09:43:00Z">
        <w:r w:rsidR="00505C09">
          <w:rPr>
            <w:szCs w:val="18"/>
          </w:rPr>
          <w:t>national standard for LEA incident reporting</w:t>
        </w:r>
      </w:ins>
      <w:ins w:id="37" w:author="Lauren Darr" w:date="2018-05-02T10:03:00Z">
        <w:r w:rsidR="00DF2A1E">
          <w:rPr>
            <w:szCs w:val="18"/>
          </w:rPr>
          <w:t xml:space="preserve"> going into effect for all 18,000 U.S. LEAs in 2021</w:t>
        </w:r>
      </w:ins>
      <w:ins w:id="38" w:author="Lauren Darr" w:date="2018-05-02T09:44:00Z">
        <w:r w:rsidR="00505C09">
          <w:rPr>
            <w:szCs w:val="18"/>
          </w:rPr>
          <w:t>.</w:t>
        </w:r>
      </w:ins>
      <w:ins w:id="39" w:author="Lauren Darr" w:date="2018-05-02T09:52:00Z">
        <w:r w:rsidR="00820A0C">
          <w:rPr>
            <w:szCs w:val="18"/>
          </w:rPr>
          <w:t xml:space="preserve"> This project use</w:t>
        </w:r>
      </w:ins>
      <w:ins w:id="40" w:author="Lauren Darr" w:date="2018-05-02T09:53:00Z">
        <w:r w:rsidR="00820A0C">
          <w:rPr>
            <w:szCs w:val="18"/>
          </w:rPr>
          <w:t>s</w:t>
        </w:r>
      </w:ins>
      <w:ins w:id="41" w:author="Lauren Darr" w:date="2018-05-02T09:52:00Z">
        <w:r w:rsidR="00820A0C">
          <w:rPr>
            <w:szCs w:val="18"/>
          </w:rPr>
          <w:t xml:space="preserve"> </w:t>
        </w:r>
      </w:ins>
      <w:ins w:id="42" w:author="Lauren Darr" w:date="2018-05-02T09:53:00Z">
        <w:r w:rsidR="00820A0C">
          <w:rPr>
            <w:szCs w:val="18"/>
          </w:rPr>
          <w:t>the</w:t>
        </w:r>
      </w:ins>
      <w:ins w:id="43" w:author="Lauren Darr" w:date="2018-05-02T10:01:00Z">
        <w:r w:rsidR="00820A0C">
          <w:rPr>
            <w:szCs w:val="18"/>
          </w:rPr>
          <w:t xml:space="preserve"> </w:t>
        </w:r>
      </w:ins>
      <w:ins w:id="44" w:author="Lauren Darr" w:date="2018-05-02T09:53:00Z">
        <w:r w:rsidR="00820A0C">
          <w:rPr>
            <w:szCs w:val="18"/>
          </w:rPr>
          <w:t xml:space="preserve">Dallas Police Department’s </w:t>
        </w:r>
      </w:ins>
      <w:ins w:id="45" w:author="Lauren Darr" w:date="2018-05-02T12:01:00Z">
        <w:r w:rsidR="00241E5A">
          <w:rPr>
            <w:szCs w:val="18"/>
          </w:rPr>
          <w:t>publicly a</w:t>
        </w:r>
      </w:ins>
      <w:ins w:id="46" w:author="Lauren Darr" w:date="2018-05-02T12:02:00Z">
        <w:r w:rsidR="00241E5A">
          <w:rPr>
            <w:szCs w:val="18"/>
          </w:rPr>
          <w:t xml:space="preserve">vailable, </w:t>
        </w:r>
      </w:ins>
      <w:ins w:id="47" w:author="Lauren Darr" w:date="2018-05-02T09:53:00Z">
        <w:r w:rsidR="00820A0C">
          <w:rPr>
            <w:szCs w:val="18"/>
          </w:rPr>
          <w:t>NIBRS-style</w:t>
        </w:r>
      </w:ins>
      <w:ins w:id="48" w:author="Lauren Darr" w:date="2018-05-02T10:01:00Z">
        <w:r w:rsidR="00820A0C">
          <w:rPr>
            <w:szCs w:val="18"/>
          </w:rPr>
          <w:t xml:space="preserve">, </w:t>
        </w:r>
      </w:ins>
      <w:ins w:id="49" w:author="Lauren Darr" w:date="2018-05-02T12:02:00Z">
        <w:r w:rsidR="00F43941">
          <w:rPr>
            <w:szCs w:val="18"/>
          </w:rPr>
          <w:t xml:space="preserve">incident </w:t>
        </w:r>
      </w:ins>
      <w:ins w:id="50" w:author="Lauren Darr" w:date="2018-05-02T09:53:00Z">
        <w:r w:rsidR="00820A0C">
          <w:rPr>
            <w:szCs w:val="18"/>
          </w:rPr>
          <w:t xml:space="preserve">data </w:t>
        </w:r>
      </w:ins>
      <w:ins w:id="51" w:author="Lauren Darr" w:date="2018-05-02T09:55:00Z">
        <w:r w:rsidR="00820A0C">
          <w:rPr>
            <w:szCs w:val="18"/>
          </w:rPr>
          <w:t xml:space="preserve">to </w:t>
        </w:r>
      </w:ins>
      <w:ins w:id="52" w:author="Lauren Darr" w:date="2018-06-09T15:32:00Z">
        <w:r w:rsidR="00A14012">
          <w:rPr>
            <w:szCs w:val="18"/>
          </w:rPr>
          <w:t>illustrate</w:t>
        </w:r>
      </w:ins>
      <w:ins w:id="53" w:author="Lauren Darr" w:date="2018-05-02T09:55:00Z">
        <w:r w:rsidR="00820A0C">
          <w:rPr>
            <w:szCs w:val="18"/>
          </w:rPr>
          <w:t xml:space="preserve"> a</w:t>
        </w:r>
      </w:ins>
      <w:ins w:id="54" w:author="Lauren Darr" w:date="2018-06-09T15:32:00Z">
        <w:r w:rsidR="00A14012">
          <w:rPr>
            <w:szCs w:val="18"/>
          </w:rPr>
          <w:t xml:space="preserve"> geovisual </w:t>
        </w:r>
      </w:ins>
      <w:ins w:id="55" w:author="Lauren Darr" w:date="2018-06-09T15:33:00Z">
        <w:r w:rsidR="00A14012">
          <w:rPr>
            <w:szCs w:val="18"/>
          </w:rPr>
          <w:t xml:space="preserve">work flow. </w:t>
        </w:r>
      </w:ins>
      <w:ins w:id="56" w:author="Lauren Darr" w:date="2018-06-09T15:32:00Z">
        <w:r w:rsidR="00A14012">
          <w:rPr>
            <w:szCs w:val="18"/>
          </w:rPr>
          <w:t xml:space="preserve"> </w:t>
        </w:r>
      </w:ins>
      <w:del w:id="57" w:author="Lauren Darr" w:date="2018-05-02T09:24:00Z">
        <w:r w:rsidR="005B249A" w:rsidDel="00CB1D9C">
          <w:rPr>
            <w:szCs w:val="18"/>
          </w:rPr>
          <w:delText xml:space="preserve"> </w:delText>
        </w:r>
      </w:del>
      <w:ins w:id="58" w:author="Crowder, Michael" w:date="2018-03-14T18:03:00Z">
        <w:del w:id="59" w:author="Lauren Darr" w:date="2018-05-02T09:31:00Z">
          <w:r w:rsidR="00F956D3" w:rsidDel="00CB1D9C">
            <w:rPr>
              <w:szCs w:val="18"/>
            </w:rPr>
            <w:delText>geo</w:delText>
          </w:r>
        </w:del>
      </w:ins>
      <w:del w:id="60" w:author="Lauren Darr" w:date="2018-05-02T09:31:00Z">
        <w:r w:rsidR="005B249A" w:rsidDel="00CB1D9C">
          <w:rPr>
            <w:szCs w:val="18"/>
          </w:rPr>
          <w:delText>visual</w:delText>
        </w:r>
      </w:del>
      <w:del w:id="61" w:author="Lauren Darr" w:date="2018-05-02T09:35:00Z">
        <w:r w:rsidR="005B249A" w:rsidDel="00CB1D9C">
          <w:rPr>
            <w:szCs w:val="18"/>
          </w:rPr>
          <w:delText xml:space="preserve"> </w:delText>
        </w:r>
      </w:del>
      <w:del w:id="62" w:author="Lauren Darr" w:date="2018-05-02T09:34:00Z">
        <w:r w:rsidR="005B249A" w:rsidDel="00CB1D9C">
          <w:rPr>
            <w:szCs w:val="18"/>
          </w:rPr>
          <w:delText xml:space="preserve">framework </w:delText>
        </w:r>
      </w:del>
      <w:del w:id="63" w:author="Lauren Darr" w:date="2018-05-02T10:02:00Z">
        <w:r w:rsidR="005B249A" w:rsidDel="00DF2A1E">
          <w:rPr>
            <w:szCs w:val="18"/>
          </w:rPr>
          <w:delText>for data exploration in government open data using NIBRS (National Incident Based Reporting System) for users that are consider</w:delText>
        </w:r>
        <w:r w:rsidR="00D31867" w:rsidDel="00DF2A1E">
          <w:rPr>
            <w:szCs w:val="18"/>
          </w:rPr>
          <w:delText>ed</w:delText>
        </w:r>
        <w:r w:rsidR="005B249A" w:rsidDel="00DF2A1E">
          <w:rPr>
            <w:szCs w:val="18"/>
          </w:rPr>
          <w:delText xml:space="preserve"> novice data users. The open data movement is relatively new, and the average citizen is not proficient in data exploration method</w:delText>
        </w:r>
        <w:r w:rsidR="004F0E75" w:rsidDel="00DF2A1E">
          <w:rPr>
            <w:szCs w:val="18"/>
          </w:rPr>
          <w:delText>s,</w:delText>
        </w:r>
        <w:r w:rsidR="005B249A" w:rsidDel="00DF2A1E">
          <w:rPr>
            <w:szCs w:val="18"/>
          </w:rPr>
          <w:delText xml:space="preserve"> understanding and execution.</w:delText>
        </w:r>
        <w:r w:rsidR="001B32F5" w:rsidDel="00DF2A1E">
          <w:rPr>
            <w:szCs w:val="18"/>
          </w:rPr>
          <w:delText xml:space="preserve"> We present the reader with a brief history and definition of open data in the government segment</w:delText>
        </w:r>
        <w:r w:rsidR="004F0E75" w:rsidDel="00DF2A1E">
          <w:rPr>
            <w:szCs w:val="18"/>
          </w:rPr>
          <w:delText>, specifically with law enforcement agencies</w:delText>
        </w:r>
        <w:r w:rsidR="001B32F5" w:rsidDel="00DF2A1E">
          <w:rPr>
            <w:szCs w:val="18"/>
          </w:rPr>
          <w:delText xml:space="preserve">. The paper then presents a </w:delText>
        </w:r>
      </w:del>
      <w:ins w:id="64" w:author="Crowder, Michael" w:date="2018-03-14T18:03:00Z">
        <w:del w:id="65" w:author="Lauren Darr" w:date="2018-05-02T10:02:00Z">
          <w:r w:rsidR="00F956D3" w:rsidDel="00DF2A1E">
            <w:rPr>
              <w:szCs w:val="18"/>
            </w:rPr>
            <w:delText>geo</w:delText>
          </w:r>
        </w:del>
      </w:ins>
      <w:del w:id="66" w:author="Lauren Darr" w:date="2018-05-02T10:02:00Z">
        <w:r w:rsidR="009B34E0" w:rsidDel="00DF2A1E">
          <w:rPr>
            <w:szCs w:val="18"/>
          </w:rPr>
          <w:delText xml:space="preserve">visual </w:delText>
        </w:r>
        <w:r w:rsidR="001B32F5" w:rsidDel="00DF2A1E">
          <w:rPr>
            <w:szCs w:val="18"/>
          </w:rPr>
          <w:delText>framework for novice</w:delText>
        </w:r>
        <w:r w:rsidR="009B34E0" w:rsidDel="00DF2A1E">
          <w:rPr>
            <w:szCs w:val="18"/>
          </w:rPr>
          <w:delText xml:space="preserve"> users that can be implem</w:delText>
        </w:r>
        <w:r w:rsidR="00BE0BE5" w:rsidDel="00DF2A1E">
          <w:rPr>
            <w:szCs w:val="18"/>
          </w:rPr>
          <w:delText xml:space="preserve">ented by local government </w:delText>
        </w:r>
      </w:del>
      <w:del w:id="67" w:author="Lauren Darr" w:date="2018-05-02T10:04:00Z">
        <w:r w:rsidR="00BE0BE5" w:rsidDel="00DF2A1E">
          <w:rPr>
            <w:szCs w:val="18"/>
          </w:rPr>
          <w:delText>agencies when the 2021 NIBRS standard goes into effect for all 18,000 law enforcement agencies around the United States</w:delText>
        </w:r>
        <w:r w:rsidR="00981EEC" w:rsidDel="00DF2A1E">
          <w:rPr>
            <w:szCs w:val="18"/>
          </w:rPr>
          <w:delText xml:space="preserve"> with the use of the City of Dallas</w:delText>
        </w:r>
        <w:r w:rsidR="00720126" w:rsidDel="00DF2A1E">
          <w:rPr>
            <w:szCs w:val="18"/>
          </w:rPr>
          <w:delText xml:space="preserve"> Police Open Data Police Incidents data</w:delText>
        </w:r>
        <w:r w:rsidR="00BE0BE5" w:rsidDel="00DF2A1E">
          <w:rPr>
            <w:szCs w:val="18"/>
          </w:rPr>
          <w:delText>.</w:delText>
        </w:r>
        <w:r w:rsidR="00EA0739" w:rsidDel="00DF2A1E">
          <w:rPr>
            <w:szCs w:val="18"/>
          </w:rPr>
          <w:delText xml:space="preserve"> We hope to conclude a general framework for </w:delText>
        </w:r>
      </w:del>
      <w:ins w:id="68" w:author="Crowder, Michael" w:date="2018-03-14T18:03:00Z">
        <w:del w:id="69" w:author="Lauren Darr" w:date="2018-05-02T10:04:00Z">
          <w:r w:rsidR="00F956D3" w:rsidDel="00DF2A1E">
            <w:rPr>
              <w:szCs w:val="18"/>
            </w:rPr>
            <w:delText>geo-</w:delText>
          </w:r>
        </w:del>
      </w:ins>
      <w:del w:id="70" w:author="Lauren Darr" w:date="2018-05-02T10:04:00Z">
        <w:r w:rsidR="00EA0739" w:rsidDel="00DF2A1E">
          <w:rPr>
            <w:szCs w:val="18"/>
          </w:rPr>
          <w:delText>visualizations for law enforcement agencies to educate the public of the work and services provided to them.</w:delText>
        </w:r>
      </w:del>
    </w:p>
    <w:p w:rsidR="009B1D59" w:rsidRPr="00F7658B" w:rsidRDefault="009B1D59" w:rsidP="003E1437">
      <w:pPr>
        <w:pStyle w:val="heading10"/>
        <w:outlineLvl w:val="0"/>
        <w:rPr>
          <w:rPrChange w:id="71" w:author="Lauren Darr" w:date="2018-06-24T20:44:00Z">
            <w:rPr/>
          </w:rPrChange>
        </w:rPr>
      </w:pPr>
      <w:r w:rsidRPr="00F7658B">
        <w:rPr>
          <w:rPrChange w:id="72" w:author="Lauren Darr" w:date="2018-06-24T20:44:00Z">
            <w:rPr/>
          </w:rPrChange>
        </w:rPr>
        <w:t>1   Introduction</w:t>
      </w:r>
    </w:p>
    <w:p w:rsidR="004804B1" w:rsidRPr="00F7658B" w:rsidRDefault="004804B1" w:rsidP="003220EC">
      <w:pPr>
        <w:ind w:firstLine="0"/>
        <w:rPr>
          <w:ins w:id="73" w:author="Lauren Darr" w:date="2018-05-08T08:40:00Z"/>
          <w:rPrChange w:id="74" w:author="Lauren Darr" w:date="2018-06-24T20:44:00Z">
            <w:rPr>
              <w:ins w:id="75" w:author="Lauren Darr" w:date="2018-05-08T08:40:00Z"/>
            </w:rPr>
          </w:rPrChange>
        </w:rPr>
      </w:pPr>
      <w:ins w:id="76" w:author="Lauren Darr" w:date="2018-05-08T08:40:00Z">
        <w:r w:rsidRPr="00F7658B">
          <w:rPr>
            <w:rPrChange w:id="77" w:author="Lauren Darr" w:date="2018-06-24T20:44:00Z">
              <w:rPr/>
            </w:rPrChange>
          </w:rPr>
          <w:t>Open data is data that is freely available for use and redistribution by any individual without copyright restrictions</w:t>
        </w:r>
        <w:r w:rsidRPr="00F7658B">
          <w:rPr>
            <w:rStyle w:val="FootnoteReference"/>
            <w:rPrChange w:id="78" w:author="Lauren Darr" w:date="2018-06-24T20:44:00Z">
              <w:rPr>
                <w:rStyle w:val="FootnoteReference"/>
              </w:rPr>
            </w:rPrChange>
          </w:rPr>
          <w:footnoteReference w:id="1"/>
        </w:r>
      </w:ins>
      <w:ins w:id="81" w:author="Lauren Darr" w:date="2018-05-08T10:50:00Z">
        <w:r w:rsidR="00064247" w:rsidRPr="00F7658B">
          <w:rPr>
            <w:rPrChange w:id="82" w:author="Lauren Darr" w:date="2018-06-24T20:44:00Z">
              <w:rPr/>
            </w:rPrChange>
          </w:rPr>
          <w:t>.</w:t>
        </w:r>
      </w:ins>
      <w:ins w:id="83" w:author="Lauren Darr" w:date="2018-05-08T09:01:00Z">
        <w:r w:rsidR="0057170D" w:rsidRPr="00F7658B">
          <w:rPr>
            <w:rPrChange w:id="84" w:author="Lauren Darr" w:date="2018-06-24T20:44:00Z">
              <w:rPr/>
            </w:rPrChange>
          </w:rPr>
          <w:t xml:space="preserve"> </w:t>
        </w:r>
      </w:ins>
      <w:ins w:id="85" w:author="Lauren Darr" w:date="2018-05-08T09:02:00Z">
        <w:r w:rsidR="008B59EC" w:rsidRPr="00F7658B">
          <w:rPr>
            <w:rPrChange w:id="86" w:author="Lauren Darr" w:date="2018-06-24T20:44:00Z">
              <w:rPr/>
            </w:rPrChange>
          </w:rPr>
          <w:t xml:space="preserve">Government agencies around the world are </w:t>
        </w:r>
      </w:ins>
      <w:ins w:id="87" w:author="Lauren Darr" w:date="2018-05-08T10:45:00Z">
        <w:r w:rsidR="00064247" w:rsidRPr="00F7658B">
          <w:rPr>
            <w:rPrChange w:id="88" w:author="Lauren Darr" w:date="2018-06-24T20:44:00Z">
              <w:rPr/>
            </w:rPrChange>
          </w:rPr>
          <w:t xml:space="preserve">releasing government data </w:t>
        </w:r>
      </w:ins>
      <w:ins w:id="89" w:author="Lauren Darr" w:date="2018-05-08T09:02:00Z">
        <w:r w:rsidR="008B59EC" w:rsidRPr="00F7658B">
          <w:rPr>
            <w:rPrChange w:id="90" w:author="Lauren Darr" w:date="2018-06-24T20:44:00Z">
              <w:rPr/>
            </w:rPrChange>
          </w:rPr>
          <w:t xml:space="preserve">in order to promote transparency, civic engagement, research and </w:t>
        </w:r>
      </w:ins>
      <w:ins w:id="91" w:author="Lauren Darr" w:date="2018-05-08T10:53:00Z">
        <w:r w:rsidR="00064247" w:rsidRPr="00F7658B">
          <w:rPr>
            <w:rPrChange w:id="92" w:author="Lauren Darr" w:date="2018-06-24T20:44:00Z">
              <w:rPr/>
            </w:rPrChange>
          </w:rPr>
          <w:t xml:space="preserve">new </w:t>
        </w:r>
      </w:ins>
      <w:ins w:id="93" w:author="Lauren Darr" w:date="2018-05-08T09:02:00Z">
        <w:r w:rsidR="008B59EC" w:rsidRPr="00F7658B">
          <w:rPr>
            <w:rPrChange w:id="94" w:author="Lauren Darr" w:date="2018-06-24T20:44:00Z">
              <w:rPr/>
            </w:rPrChange>
          </w:rPr>
          <w:t>services</w:t>
        </w:r>
      </w:ins>
      <w:ins w:id="95" w:author="Lauren Darr" w:date="2018-05-08T10:53:00Z">
        <w:r w:rsidR="00064247" w:rsidRPr="00F7658B">
          <w:rPr>
            <w:rPrChange w:id="96" w:author="Lauren Darr" w:date="2018-06-24T20:44:00Z">
              <w:rPr/>
            </w:rPrChange>
          </w:rPr>
          <w:t xml:space="preserve"> t</w:t>
        </w:r>
      </w:ins>
      <w:ins w:id="97" w:author="Lauren Darr" w:date="2018-05-10T09:02:00Z">
        <w:r w:rsidR="00353E30" w:rsidRPr="00F7658B">
          <w:rPr>
            <w:rPrChange w:id="98" w:author="Lauren Darr" w:date="2018-06-24T20:44:00Z">
              <w:rPr/>
            </w:rPrChange>
          </w:rPr>
          <w:t>hat</w:t>
        </w:r>
      </w:ins>
      <w:ins w:id="99" w:author="Lauren Darr" w:date="2018-05-08T10:54:00Z">
        <w:r w:rsidR="00064247" w:rsidRPr="00F7658B">
          <w:rPr>
            <w:rPrChange w:id="100" w:author="Lauren Darr" w:date="2018-06-24T20:44:00Z">
              <w:rPr/>
            </w:rPrChange>
          </w:rPr>
          <w:t xml:space="preserve"> benefit </w:t>
        </w:r>
      </w:ins>
      <w:ins w:id="101" w:author="Lauren Darr" w:date="2018-05-08T09:03:00Z">
        <w:r w:rsidR="008B59EC" w:rsidRPr="00F7658B">
          <w:rPr>
            <w:rPrChange w:id="102" w:author="Lauren Darr" w:date="2018-06-24T20:44:00Z">
              <w:rPr/>
            </w:rPrChange>
          </w:rPr>
          <w:t>communities [</w:t>
        </w:r>
      </w:ins>
      <w:proofErr w:type="spellStart"/>
      <w:ins w:id="103" w:author="Lauren Darr" w:date="2018-06-24T19:36:00Z">
        <w:r w:rsidR="00F72B7A" w:rsidRPr="00F7658B">
          <w:rPr>
            <w:rPrChange w:id="104" w:author="Lauren Darr" w:date="2018-06-24T20:44:00Z">
              <w:rPr/>
            </w:rPrChange>
          </w:rPr>
          <w:t>Jaakola</w:t>
        </w:r>
        <w:proofErr w:type="spellEnd"/>
        <w:r w:rsidR="00F72B7A" w:rsidRPr="00F7658B">
          <w:rPr>
            <w:rPrChange w:id="105" w:author="Lauren Darr" w:date="2018-06-24T20:44:00Z">
              <w:rPr/>
            </w:rPrChange>
          </w:rPr>
          <w:t>, 2015</w:t>
        </w:r>
      </w:ins>
      <w:ins w:id="106" w:author="Lauren Darr" w:date="2018-05-08T09:03:00Z">
        <w:r w:rsidR="008B59EC" w:rsidRPr="00F7658B">
          <w:rPr>
            <w:rPrChange w:id="107" w:author="Lauren Darr" w:date="2018-06-24T20:44:00Z">
              <w:rPr/>
            </w:rPrChange>
          </w:rPr>
          <w:t>].</w:t>
        </w:r>
      </w:ins>
      <w:ins w:id="108" w:author="Lauren Darr" w:date="2018-05-08T09:04:00Z">
        <w:r w:rsidR="008B59EC" w:rsidRPr="00F7658B">
          <w:rPr>
            <w:rPrChange w:id="109" w:author="Lauren Darr" w:date="2018-06-24T20:44:00Z">
              <w:rPr/>
            </w:rPrChange>
          </w:rPr>
          <w:t xml:space="preserve"> In the United States (U.S.), the Federal Bureau of Investigation (FBI)</w:t>
        </w:r>
      </w:ins>
      <w:ins w:id="110" w:author="Lauren Darr" w:date="2018-05-08T10:45:00Z">
        <w:r w:rsidR="00064247" w:rsidRPr="00F7658B">
          <w:rPr>
            <w:rPrChange w:id="111" w:author="Lauren Darr" w:date="2018-06-24T20:44:00Z">
              <w:rPr/>
            </w:rPrChange>
          </w:rPr>
          <w:t xml:space="preserve"> has used the Uniform Crime Reporting (UCR) program to pro</w:t>
        </w:r>
      </w:ins>
      <w:ins w:id="112" w:author="Lauren Darr" w:date="2018-05-08T10:46:00Z">
        <w:r w:rsidR="00064247" w:rsidRPr="00F7658B">
          <w:rPr>
            <w:rPrChange w:id="113" w:author="Lauren Darr" w:date="2018-06-24T20:44:00Z">
              <w:rPr/>
            </w:rPrChange>
          </w:rPr>
          <w:t>mote transparency</w:t>
        </w:r>
      </w:ins>
      <w:ins w:id="114" w:author="Lauren Darr" w:date="2018-05-08T10:48:00Z">
        <w:r w:rsidR="00064247" w:rsidRPr="00F7658B">
          <w:rPr>
            <w:rPrChange w:id="115" w:author="Lauren Darr" w:date="2018-06-24T20:44:00Z">
              <w:rPr/>
            </w:rPrChange>
          </w:rPr>
          <w:t xml:space="preserve"> and </w:t>
        </w:r>
      </w:ins>
      <w:ins w:id="116" w:author="Lauren Darr" w:date="2018-05-08T10:49:00Z">
        <w:r w:rsidR="00064247" w:rsidRPr="00F7658B">
          <w:rPr>
            <w:rPrChange w:id="117" w:author="Lauren Darr" w:date="2018-06-24T20:44:00Z">
              <w:rPr/>
            </w:rPrChange>
          </w:rPr>
          <w:t xml:space="preserve">generate reliable crime statistics for the </w:t>
        </w:r>
      </w:ins>
      <w:ins w:id="118" w:author="Lauren Darr" w:date="2018-05-09T08:12:00Z">
        <w:r w:rsidR="0092457A" w:rsidRPr="00F7658B">
          <w:rPr>
            <w:rPrChange w:id="119" w:author="Lauren Darr" w:date="2018-06-24T20:44:00Z">
              <w:rPr/>
            </w:rPrChange>
          </w:rPr>
          <w:t>U.S.</w:t>
        </w:r>
      </w:ins>
      <w:ins w:id="120" w:author="Lauren Darr" w:date="2018-05-08T10:49:00Z">
        <w:r w:rsidR="00064247" w:rsidRPr="00F7658B">
          <w:rPr>
            <w:rPrChange w:id="121" w:author="Lauren Darr" w:date="2018-06-24T20:44:00Z">
              <w:rPr/>
            </w:rPrChange>
          </w:rPr>
          <w:t xml:space="preserve"> since 1930</w:t>
        </w:r>
        <w:r w:rsidR="00064247" w:rsidRPr="00F7658B">
          <w:rPr>
            <w:rStyle w:val="FootnoteReference"/>
            <w:rPrChange w:id="122" w:author="Lauren Darr" w:date="2018-06-24T20:44:00Z">
              <w:rPr>
                <w:rStyle w:val="FootnoteReference"/>
              </w:rPr>
            </w:rPrChange>
          </w:rPr>
          <w:footnoteReference w:id="2"/>
        </w:r>
      </w:ins>
      <w:ins w:id="125" w:author="Lauren Darr" w:date="2018-05-08T10:50:00Z">
        <w:r w:rsidR="00064247" w:rsidRPr="00F7658B">
          <w:rPr>
            <w:rPrChange w:id="126" w:author="Lauren Darr" w:date="2018-06-24T20:44:00Z">
              <w:rPr/>
            </w:rPrChange>
          </w:rPr>
          <w:t>.</w:t>
        </w:r>
      </w:ins>
      <w:ins w:id="127" w:author="Lauren Darr" w:date="2018-05-08T10:54:00Z">
        <w:r w:rsidR="00BD6B73" w:rsidRPr="00F7658B">
          <w:rPr>
            <w:rPrChange w:id="128" w:author="Lauren Darr" w:date="2018-06-24T20:44:00Z">
              <w:rPr/>
            </w:rPrChange>
          </w:rPr>
          <w:t xml:space="preserve"> The current </w:t>
        </w:r>
      </w:ins>
      <w:ins w:id="129" w:author="Lauren Darr" w:date="2018-05-08T10:55:00Z">
        <w:r w:rsidR="00BD6B73" w:rsidRPr="00F7658B">
          <w:rPr>
            <w:rPrChange w:id="130" w:author="Lauren Darr" w:date="2018-06-24T20:44:00Z">
              <w:rPr/>
            </w:rPrChange>
          </w:rPr>
          <w:t xml:space="preserve">UCR standard for </w:t>
        </w:r>
      </w:ins>
      <w:ins w:id="131" w:author="Lauren Darr" w:date="2018-06-09T16:54:00Z">
        <w:r w:rsidR="00D40283" w:rsidRPr="00F7658B">
          <w:rPr>
            <w:rPrChange w:id="132" w:author="Lauren Darr" w:date="2018-06-24T20:44:00Z">
              <w:rPr/>
            </w:rPrChange>
          </w:rPr>
          <w:t>law enforcement agencies (</w:t>
        </w:r>
      </w:ins>
      <w:ins w:id="133" w:author="Lauren Darr" w:date="2018-05-08T10:55:00Z">
        <w:r w:rsidR="00BD6B73" w:rsidRPr="00F7658B">
          <w:rPr>
            <w:rPrChange w:id="134" w:author="Lauren Darr" w:date="2018-06-24T20:44:00Z">
              <w:rPr/>
            </w:rPrChange>
          </w:rPr>
          <w:t>LEAs</w:t>
        </w:r>
      </w:ins>
      <w:ins w:id="135" w:author="Lauren Darr" w:date="2018-06-09T16:54:00Z">
        <w:r w:rsidR="00D40283" w:rsidRPr="00F7658B">
          <w:rPr>
            <w:rPrChange w:id="136" w:author="Lauren Darr" w:date="2018-06-24T20:44:00Z">
              <w:rPr/>
            </w:rPrChange>
          </w:rPr>
          <w:t>)</w:t>
        </w:r>
      </w:ins>
      <w:ins w:id="137" w:author="Lauren Darr" w:date="2018-05-08T10:55:00Z">
        <w:r w:rsidR="00BD6B73" w:rsidRPr="00F7658B">
          <w:rPr>
            <w:rPrChange w:id="138" w:author="Lauren Darr" w:date="2018-06-24T20:44:00Z">
              <w:rPr/>
            </w:rPrChange>
          </w:rPr>
          <w:t xml:space="preserve"> is </w:t>
        </w:r>
      </w:ins>
      <w:ins w:id="139" w:author="Lauren Darr" w:date="2018-05-08T10:56:00Z">
        <w:r w:rsidR="00BD6B73" w:rsidRPr="00F7658B">
          <w:rPr>
            <w:rPrChange w:id="140" w:author="Lauren Darr" w:date="2018-06-24T20:44:00Z">
              <w:rPr/>
            </w:rPrChange>
          </w:rPr>
          <w:t>to report individual incidents via the</w:t>
        </w:r>
      </w:ins>
      <w:ins w:id="141" w:author="Lauren Darr" w:date="2018-05-09T08:11:00Z">
        <w:r w:rsidR="0044770C" w:rsidRPr="00F7658B">
          <w:rPr>
            <w:rPrChange w:id="142" w:author="Lauren Darr" w:date="2018-06-24T20:44:00Z">
              <w:rPr/>
            </w:rPrChange>
          </w:rPr>
          <w:t xml:space="preserve"> National Incident </w:t>
        </w:r>
      </w:ins>
      <w:ins w:id="143" w:author="Lauren Darr" w:date="2018-05-09T08:12:00Z">
        <w:r w:rsidR="0092457A" w:rsidRPr="00F7658B">
          <w:rPr>
            <w:rPrChange w:id="144" w:author="Lauren Darr" w:date="2018-06-24T20:44:00Z">
              <w:rPr/>
            </w:rPrChange>
          </w:rPr>
          <w:t>Based Reporting System</w:t>
        </w:r>
      </w:ins>
      <w:ins w:id="145" w:author="Lauren Darr" w:date="2018-05-08T10:56:00Z">
        <w:r w:rsidR="00BD6B73" w:rsidRPr="00F7658B">
          <w:rPr>
            <w:rPrChange w:id="146" w:author="Lauren Darr" w:date="2018-06-24T20:44:00Z">
              <w:rPr/>
            </w:rPrChange>
          </w:rPr>
          <w:t xml:space="preserve"> </w:t>
        </w:r>
      </w:ins>
      <w:ins w:id="147" w:author="Lauren Darr" w:date="2018-05-09T08:12:00Z">
        <w:r w:rsidR="0092457A" w:rsidRPr="00F7658B">
          <w:rPr>
            <w:rPrChange w:id="148" w:author="Lauren Darr" w:date="2018-06-24T20:44:00Z">
              <w:rPr/>
            </w:rPrChange>
          </w:rPr>
          <w:t>(</w:t>
        </w:r>
      </w:ins>
      <w:ins w:id="149" w:author="Lauren Darr" w:date="2018-05-08T10:56:00Z">
        <w:r w:rsidR="00BD6B73" w:rsidRPr="00F7658B">
          <w:rPr>
            <w:rPrChange w:id="150" w:author="Lauren Darr" w:date="2018-06-24T20:44:00Z">
              <w:rPr/>
            </w:rPrChange>
          </w:rPr>
          <w:t>NIBRS</w:t>
        </w:r>
      </w:ins>
      <w:ins w:id="151" w:author="Lauren Darr" w:date="2018-05-09T08:12:00Z">
        <w:r w:rsidR="0092457A" w:rsidRPr="00F7658B">
          <w:rPr>
            <w:rPrChange w:id="152" w:author="Lauren Darr" w:date="2018-06-24T20:44:00Z">
              <w:rPr/>
            </w:rPrChange>
          </w:rPr>
          <w:t>)</w:t>
        </w:r>
      </w:ins>
      <w:ins w:id="153" w:author="Lauren Darr" w:date="2018-05-08T10:56:00Z">
        <w:r w:rsidR="00BD6B73" w:rsidRPr="00F7658B">
          <w:rPr>
            <w:rPrChange w:id="154" w:author="Lauren Darr" w:date="2018-06-24T20:44:00Z">
              <w:rPr/>
            </w:rPrChange>
          </w:rPr>
          <w:t>.</w:t>
        </w:r>
      </w:ins>
      <w:ins w:id="155" w:author="Lauren Darr" w:date="2018-05-08T10:57:00Z">
        <w:r w:rsidR="00BD6B73" w:rsidRPr="00F7658B">
          <w:rPr>
            <w:rPrChange w:id="156" w:author="Lauren Darr" w:date="2018-06-24T20:44:00Z">
              <w:rPr/>
            </w:rPrChange>
          </w:rPr>
          <w:t xml:space="preserve"> </w:t>
        </w:r>
      </w:ins>
      <w:ins w:id="157" w:author="Lauren Darr" w:date="2018-05-08T11:12:00Z">
        <w:r w:rsidR="008D4BE3" w:rsidRPr="00F7658B">
          <w:rPr>
            <w:rPrChange w:id="158" w:author="Lauren Darr" w:date="2018-06-24T20:44:00Z">
              <w:rPr/>
            </w:rPrChange>
          </w:rPr>
          <w:t xml:space="preserve">As </w:t>
        </w:r>
      </w:ins>
      <w:ins w:id="159" w:author="Lauren Darr" w:date="2018-05-08T10:57:00Z">
        <w:r w:rsidR="00BD6B73" w:rsidRPr="00F7658B">
          <w:rPr>
            <w:rPrChange w:id="160" w:author="Lauren Darr" w:date="2018-06-24T20:44:00Z">
              <w:rPr/>
            </w:rPrChange>
          </w:rPr>
          <w:t>more LEAs conform to NIBRS</w:t>
        </w:r>
      </w:ins>
      <w:ins w:id="161" w:author="Lauren Darr" w:date="2018-05-09T08:23:00Z">
        <w:r w:rsidR="002C65C3" w:rsidRPr="00F7658B">
          <w:rPr>
            <w:rPrChange w:id="162" w:author="Lauren Darr" w:date="2018-06-24T20:44:00Z">
              <w:rPr/>
            </w:rPrChange>
          </w:rPr>
          <w:t>,</w:t>
        </w:r>
      </w:ins>
      <w:ins w:id="163" w:author="Lauren Darr" w:date="2018-05-08T11:16:00Z">
        <w:r w:rsidR="008D4BE3" w:rsidRPr="00F7658B">
          <w:rPr>
            <w:rPrChange w:id="164" w:author="Lauren Darr" w:date="2018-06-24T20:44:00Z">
              <w:rPr/>
            </w:rPrChange>
          </w:rPr>
          <w:t xml:space="preserve"> </w:t>
        </w:r>
      </w:ins>
      <w:ins w:id="165" w:author="Lauren Darr" w:date="2018-05-08T11:13:00Z">
        <w:r w:rsidR="008D4BE3" w:rsidRPr="00F7658B">
          <w:rPr>
            <w:rPrChange w:id="166" w:author="Lauren Darr" w:date="2018-06-24T20:44:00Z">
              <w:rPr/>
            </w:rPrChange>
          </w:rPr>
          <w:t xml:space="preserve">there </w:t>
        </w:r>
      </w:ins>
      <w:ins w:id="167" w:author="Lauren Darr" w:date="2018-05-09T08:13:00Z">
        <w:r w:rsidR="0092457A" w:rsidRPr="00F7658B">
          <w:rPr>
            <w:rPrChange w:id="168" w:author="Lauren Darr" w:date="2018-06-24T20:44:00Z">
              <w:rPr/>
            </w:rPrChange>
          </w:rPr>
          <w:t>is an increasing</w:t>
        </w:r>
      </w:ins>
      <w:ins w:id="169" w:author="Lauren Darr" w:date="2018-05-08T11:13:00Z">
        <w:r w:rsidR="008D4BE3" w:rsidRPr="00F7658B">
          <w:rPr>
            <w:rPrChange w:id="170" w:author="Lauren Darr" w:date="2018-06-24T20:44:00Z">
              <w:rPr/>
            </w:rPrChange>
          </w:rPr>
          <w:t xml:space="preserve"> body of standardized incident reports available to </w:t>
        </w:r>
      </w:ins>
      <w:ins w:id="171" w:author="Lauren Darr" w:date="2018-05-08T11:14:00Z">
        <w:r w:rsidR="008D4BE3" w:rsidRPr="00F7658B">
          <w:rPr>
            <w:rPrChange w:id="172" w:author="Lauren Darr" w:date="2018-06-24T20:44:00Z">
              <w:rPr/>
            </w:rPrChange>
          </w:rPr>
          <w:t>LEAs and the public. Incident based crime reports are raw in format</w:t>
        </w:r>
      </w:ins>
      <w:ins w:id="173" w:author="Lauren Darr" w:date="2018-05-09T08:33:00Z">
        <w:r w:rsidR="002C65C3" w:rsidRPr="00F7658B">
          <w:rPr>
            <w:rPrChange w:id="174" w:author="Lauren Darr" w:date="2018-06-24T20:44:00Z">
              <w:rPr/>
            </w:rPrChange>
          </w:rPr>
          <w:t xml:space="preserve">, </w:t>
        </w:r>
      </w:ins>
      <w:ins w:id="175" w:author="Lauren Darr" w:date="2018-05-08T11:14:00Z">
        <w:r w:rsidR="008D4BE3" w:rsidRPr="00F7658B">
          <w:rPr>
            <w:rPrChange w:id="176" w:author="Lauren Darr" w:date="2018-06-24T20:44:00Z">
              <w:rPr/>
            </w:rPrChange>
          </w:rPr>
          <w:t>not aggregated</w:t>
        </w:r>
      </w:ins>
      <w:ins w:id="177" w:author="Lauren Darr" w:date="2018-05-09T08:33:00Z">
        <w:r w:rsidR="002C65C3" w:rsidRPr="00F7658B">
          <w:rPr>
            <w:rPrChange w:id="178" w:author="Lauren Darr" w:date="2018-06-24T20:44:00Z">
              <w:rPr/>
            </w:rPrChange>
          </w:rPr>
          <w:t xml:space="preserve"> like the former UCR </w:t>
        </w:r>
        <w:r w:rsidR="00F15BE1" w:rsidRPr="00F7658B">
          <w:rPr>
            <w:rPrChange w:id="179" w:author="Lauren Darr" w:date="2018-06-24T20:44:00Z">
              <w:rPr/>
            </w:rPrChange>
          </w:rPr>
          <w:t xml:space="preserve">program </w:t>
        </w:r>
      </w:ins>
      <w:ins w:id="180" w:author="Lauren Darr" w:date="2018-05-09T09:42:00Z">
        <w:r w:rsidR="00731363" w:rsidRPr="00F7658B">
          <w:rPr>
            <w:rPrChange w:id="181" w:author="Lauren Darr" w:date="2018-06-24T20:44:00Z">
              <w:rPr/>
            </w:rPrChange>
          </w:rPr>
          <w:t>reports</w:t>
        </w:r>
      </w:ins>
      <w:ins w:id="182" w:author="Lauren Darr" w:date="2018-05-08T11:14:00Z">
        <w:r w:rsidR="008D4BE3" w:rsidRPr="00F7658B">
          <w:rPr>
            <w:rPrChange w:id="183" w:author="Lauren Darr" w:date="2018-06-24T20:44:00Z">
              <w:rPr/>
            </w:rPrChange>
          </w:rPr>
          <w:t>. Thi</w:t>
        </w:r>
      </w:ins>
      <w:ins w:id="184" w:author="Lauren Darr" w:date="2018-05-08T11:15:00Z">
        <w:r w:rsidR="008D4BE3" w:rsidRPr="00F7658B">
          <w:rPr>
            <w:rPrChange w:id="185" w:author="Lauren Darr" w:date="2018-06-24T20:44:00Z">
              <w:rPr/>
            </w:rPrChange>
          </w:rPr>
          <w:t xml:space="preserve">s format provides flexibility for exploring </w:t>
        </w:r>
      </w:ins>
      <w:ins w:id="186" w:author="Lauren Darr" w:date="2018-05-09T09:44:00Z">
        <w:r w:rsidR="00731363" w:rsidRPr="00F7658B">
          <w:rPr>
            <w:rPrChange w:id="187" w:author="Lauren Darr" w:date="2018-06-24T20:44:00Z">
              <w:rPr/>
            </w:rPrChange>
          </w:rPr>
          <w:t>crime data</w:t>
        </w:r>
      </w:ins>
      <w:ins w:id="188" w:author="Lauren Darr" w:date="2018-05-08T11:15:00Z">
        <w:r w:rsidR="008D4BE3" w:rsidRPr="00F7658B">
          <w:rPr>
            <w:rPrChange w:id="189" w:author="Lauren Darr" w:date="2018-06-24T20:44:00Z">
              <w:rPr/>
            </w:rPrChange>
          </w:rPr>
          <w:t>.</w:t>
        </w:r>
      </w:ins>
    </w:p>
    <w:p w:rsidR="002C65C3" w:rsidRPr="00F7658B" w:rsidRDefault="00F15BE1">
      <w:pPr>
        <w:ind w:firstLine="274"/>
        <w:rPr>
          <w:ins w:id="190" w:author="Lauren Darr" w:date="2018-05-09T08:27:00Z"/>
          <w:rPrChange w:id="191" w:author="Lauren Darr" w:date="2018-06-24T20:44:00Z">
            <w:rPr>
              <w:ins w:id="192" w:author="Lauren Darr" w:date="2018-05-09T08:27:00Z"/>
            </w:rPr>
          </w:rPrChange>
        </w:rPr>
        <w:pPrChange w:id="193" w:author="Lauren Darr" w:date="2018-06-09T16:59:00Z">
          <w:pPr>
            <w:ind w:firstLine="709"/>
          </w:pPr>
        </w:pPrChange>
      </w:pPr>
      <w:ins w:id="194" w:author="Lauren Darr" w:date="2018-05-09T08:35:00Z">
        <w:r w:rsidRPr="00F7658B">
          <w:rPr>
            <w:rPrChange w:id="195" w:author="Lauren Darr" w:date="2018-06-24T20:44:00Z">
              <w:rPr/>
            </w:rPrChange>
          </w:rPr>
          <w:t xml:space="preserve">The resources available to </w:t>
        </w:r>
      </w:ins>
      <w:ins w:id="196" w:author="Lauren Darr" w:date="2018-05-09T08:36:00Z">
        <w:r w:rsidRPr="00F7658B">
          <w:rPr>
            <w:rPrChange w:id="197" w:author="Lauren Darr" w:date="2018-06-24T20:44:00Z">
              <w:rPr/>
            </w:rPrChange>
          </w:rPr>
          <w:t xml:space="preserve">U.S. </w:t>
        </w:r>
      </w:ins>
      <w:ins w:id="198" w:author="Lauren Darr" w:date="2018-05-09T08:35:00Z">
        <w:r w:rsidRPr="00F7658B">
          <w:rPr>
            <w:rPrChange w:id="199" w:author="Lauren Darr" w:date="2018-06-24T20:44:00Z">
              <w:rPr/>
            </w:rPrChange>
          </w:rPr>
          <w:t xml:space="preserve">LEAs </w:t>
        </w:r>
      </w:ins>
      <w:ins w:id="200" w:author="Lauren Darr" w:date="2018-05-09T08:36:00Z">
        <w:r w:rsidRPr="00F7658B">
          <w:rPr>
            <w:rPrChange w:id="201" w:author="Lauren Darr" w:date="2018-06-24T20:44:00Z">
              <w:rPr/>
            </w:rPrChange>
          </w:rPr>
          <w:t xml:space="preserve">for </w:t>
        </w:r>
      </w:ins>
      <w:ins w:id="202" w:author="Lauren Darr" w:date="2018-05-09T08:35:00Z">
        <w:r w:rsidRPr="00F7658B">
          <w:rPr>
            <w:rPrChange w:id="203" w:author="Lauren Darr" w:date="2018-06-24T20:44:00Z">
              <w:rPr/>
            </w:rPrChange>
          </w:rPr>
          <w:t xml:space="preserve">crime data analysis are wide ranging. </w:t>
        </w:r>
      </w:ins>
      <w:ins w:id="204" w:author="Lauren Darr" w:date="2018-05-09T08:31:00Z">
        <w:r w:rsidR="002C65C3" w:rsidRPr="00F7658B">
          <w:rPr>
            <w:rPrChange w:id="205" w:author="Lauren Darr" w:date="2018-06-24T20:44:00Z">
              <w:rPr/>
            </w:rPrChange>
          </w:rPr>
          <w:t>T</w:t>
        </w:r>
      </w:ins>
      <w:ins w:id="206" w:author="Lauren Darr" w:date="2018-05-09T08:27:00Z">
        <w:r w:rsidR="002C65C3" w:rsidRPr="00F7658B">
          <w:rPr>
            <w:rPrChange w:id="207" w:author="Lauren Darr" w:date="2018-06-24T20:44:00Z">
              <w:rPr/>
            </w:rPrChange>
          </w:rPr>
          <w:t>here are approximately 18,000 U.S. law enforcement agencies across federal, state, county, and local jurisdictions [</w:t>
        </w:r>
      </w:ins>
      <w:ins w:id="208" w:author="Lauren Darr" w:date="2018-06-24T19:42:00Z">
        <w:r w:rsidR="00F72B7A" w:rsidRPr="00F7658B">
          <w:rPr>
            <w:rPrChange w:id="209" w:author="Lauren Darr" w:date="2018-06-24T20:44:00Z">
              <w:rPr/>
            </w:rPrChange>
          </w:rPr>
          <w:t>Banks, Hickman, 2016</w:t>
        </w:r>
      </w:ins>
      <w:ins w:id="210" w:author="Lauren Darr" w:date="2018-05-09T08:27:00Z">
        <w:r w:rsidR="002C65C3" w:rsidRPr="00F7658B">
          <w:rPr>
            <w:rPrChange w:id="211" w:author="Lauren Darr" w:date="2018-06-24T20:44:00Z">
              <w:rPr/>
            </w:rPrChange>
          </w:rPr>
          <w:t>]. These agencies range in department size from 1-30,000 officers with the majority of agencies having 10 or fewer officers [</w:t>
        </w:r>
      </w:ins>
      <w:ins w:id="212" w:author="Lauren Darr" w:date="2018-06-24T19:42:00Z">
        <w:r w:rsidR="00F72B7A" w:rsidRPr="00F7658B">
          <w:rPr>
            <w:rPrChange w:id="213" w:author="Lauren Darr" w:date="2018-06-24T20:44:00Z">
              <w:rPr/>
            </w:rPrChange>
          </w:rPr>
          <w:t>Banks, Hickman, 2016</w:t>
        </w:r>
      </w:ins>
      <w:ins w:id="214" w:author="Lauren Darr" w:date="2018-05-09T08:27:00Z">
        <w:r w:rsidR="002C65C3" w:rsidRPr="00F7658B">
          <w:rPr>
            <w:rPrChange w:id="215" w:author="Lauren Darr" w:date="2018-06-24T20:44:00Z">
              <w:rPr/>
            </w:rPrChange>
          </w:rPr>
          <w:t>].</w:t>
        </w:r>
      </w:ins>
      <w:ins w:id="216" w:author="Lauren Darr" w:date="2018-05-09T10:47:00Z">
        <w:r w:rsidR="00AB2351" w:rsidRPr="00F7658B">
          <w:rPr>
            <w:rPrChange w:id="217" w:author="Lauren Darr" w:date="2018-06-24T20:44:00Z">
              <w:rPr/>
            </w:rPrChange>
          </w:rPr>
          <w:t xml:space="preserve"> </w:t>
        </w:r>
      </w:ins>
      <w:ins w:id="218" w:author="Lauren Darr" w:date="2018-05-09T08:27:00Z">
        <w:r w:rsidR="002C65C3" w:rsidRPr="00F7658B">
          <w:rPr>
            <w:rPrChange w:id="219" w:author="Lauren Darr" w:date="2018-06-24T20:44:00Z">
              <w:rPr/>
            </w:rPrChange>
          </w:rPr>
          <w:t>Furthermore, the fragmented nature of U.S. law enforcement as a collecti</w:t>
        </w:r>
      </w:ins>
      <w:ins w:id="220" w:author="Lauren Darr" w:date="2018-05-09T10:52:00Z">
        <w:r w:rsidR="00395B77" w:rsidRPr="00F7658B">
          <w:rPr>
            <w:rPrChange w:id="221" w:author="Lauren Darr" w:date="2018-06-24T20:44:00Z">
              <w:rPr/>
            </w:rPrChange>
          </w:rPr>
          <w:t>on</w:t>
        </w:r>
      </w:ins>
      <w:ins w:id="222" w:author="Lauren Darr" w:date="2018-05-09T08:27:00Z">
        <w:r w:rsidR="002C65C3" w:rsidRPr="00F7658B">
          <w:rPr>
            <w:rPrChange w:id="223" w:author="Lauren Darr" w:date="2018-06-24T20:44:00Z">
              <w:rPr/>
            </w:rPrChange>
          </w:rPr>
          <w:t xml:space="preserve"> of independent agencies </w:t>
        </w:r>
      </w:ins>
      <w:ins w:id="224" w:author="Lauren Darr" w:date="2018-05-10T09:45:00Z">
        <w:r w:rsidR="00A919BA" w:rsidRPr="00F7658B">
          <w:rPr>
            <w:rPrChange w:id="225" w:author="Lauren Darr" w:date="2018-06-24T20:44:00Z">
              <w:rPr/>
            </w:rPrChange>
          </w:rPr>
          <w:t xml:space="preserve">makes </w:t>
        </w:r>
      </w:ins>
      <w:ins w:id="226" w:author="Lauren Darr" w:date="2018-05-09T08:27:00Z">
        <w:r w:rsidR="002C65C3" w:rsidRPr="00F7658B">
          <w:rPr>
            <w:rPrChange w:id="227" w:author="Lauren Darr" w:date="2018-06-24T20:44:00Z">
              <w:rPr/>
            </w:rPrChange>
          </w:rPr>
          <w:t>the adoption of data handling practices</w:t>
        </w:r>
      </w:ins>
      <w:ins w:id="228" w:author="Lauren Darr" w:date="2018-05-09T10:47:00Z">
        <w:r w:rsidR="00395B77" w:rsidRPr="00F7658B">
          <w:rPr>
            <w:rPrChange w:id="229" w:author="Lauren Darr" w:date="2018-06-24T20:44:00Z">
              <w:rPr/>
            </w:rPrChange>
          </w:rPr>
          <w:t xml:space="preserve"> </w:t>
        </w:r>
      </w:ins>
      <w:ins w:id="230" w:author="Lauren Darr" w:date="2018-05-09T08:27:00Z">
        <w:r w:rsidR="002C65C3" w:rsidRPr="00F7658B">
          <w:rPr>
            <w:rPrChange w:id="231" w:author="Lauren Darr" w:date="2018-06-24T20:44:00Z">
              <w:rPr/>
            </w:rPrChange>
          </w:rPr>
          <w:t>disparate.</w:t>
        </w:r>
      </w:ins>
      <w:ins w:id="232" w:author="Lauren Darr" w:date="2018-05-09T10:56:00Z">
        <w:r w:rsidR="00395B77" w:rsidRPr="00F7658B">
          <w:rPr>
            <w:rPrChange w:id="233" w:author="Lauren Darr" w:date="2018-06-24T20:44:00Z">
              <w:rPr/>
            </w:rPrChange>
          </w:rPr>
          <w:t xml:space="preserve"> </w:t>
        </w:r>
      </w:ins>
      <w:ins w:id="234" w:author="Lauren Darr" w:date="2018-05-09T11:00:00Z">
        <w:r w:rsidR="00C72ABA" w:rsidRPr="00F7658B">
          <w:rPr>
            <w:rPrChange w:id="235" w:author="Lauren Darr" w:date="2018-06-24T20:44:00Z">
              <w:rPr/>
            </w:rPrChange>
          </w:rPr>
          <w:t xml:space="preserve">This paper </w:t>
        </w:r>
      </w:ins>
      <w:ins w:id="236" w:author="Lauren Darr" w:date="2018-05-09T11:01:00Z">
        <w:r w:rsidR="00C72ABA" w:rsidRPr="00F7658B">
          <w:rPr>
            <w:rPrChange w:id="237" w:author="Lauren Darr" w:date="2018-06-24T20:44:00Z">
              <w:rPr/>
            </w:rPrChange>
          </w:rPr>
          <w:t xml:space="preserve">provides </w:t>
        </w:r>
      </w:ins>
      <w:ins w:id="238" w:author="Lauren Darr" w:date="2018-05-09T11:00:00Z">
        <w:r w:rsidR="00C72ABA" w:rsidRPr="00F7658B">
          <w:rPr>
            <w:rPrChange w:id="239" w:author="Lauren Darr" w:date="2018-06-24T20:44:00Z">
              <w:rPr/>
            </w:rPrChange>
          </w:rPr>
          <w:t xml:space="preserve">an introductory </w:t>
        </w:r>
      </w:ins>
      <w:ins w:id="240" w:author="Lauren Darr" w:date="2018-05-09T11:32:00Z">
        <w:r w:rsidR="003B7CB0" w:rsidRPr="00F7658B">
          <w:rPr>
            <w:rPrChange w:id="241" w:author="Lauren Darr" w:date="2018-06-24T20:44:00Z">
              <w:rPr/>
            </w:rPrChange>
          </w:rPr>
          <w:t xml:space="preserve">framework </w:t>
        </w:r>
      </w:ins>
      <w:ins w:id="242" w:author="Lauren Darr" w:date="2018-05-09T11:02:00Z">
        <w:r w:rsidR="00C72ABA" w:rsidRPr="00F7658B">
          <w:rPr>
            <w:rPrChange w:id="243" w:author="Lauren Darr" w:date="2018-06-24T20:44:00Z">
              <w:rPr/>
            </w:rPrChange>
          </w:rPr>
          <w:t>for</w:t>
        </w:r>
      </w:ins>
      <w:ins w:id="244" w:author="Lauren Darr" w:date="2018-05-09T11:00:00Z">
        <w:r w:rsidR="00C72ABA" w:rsidRPr="00F7658B">
          <w:rPr>
            <w:rPrChange w:id="245" w:author="Lauren Darr" w:date="2018-06-24T20:44:00Z">
              <w:rPr/>
            </w:rPrChange>
          </w:rPr>
          <w:t xml:space="preserve"> </w:t>
        </w:r>
      </w:ins>
      <w:ins w:id="246" w:author="Lauren Darr" w:date="2018-05-09T11:05:00Z">
        <w:r w:rsidR="00C72ABA" w:rsidRPr="00F7658B">
          <w:rPr>
            <w:rPrChange w:id="247" w:author="Lauren Darr" w:date="2018-06-24T20:44:00Z">
              <w:rPr/>
            </w:rPrChange>
          </w:rPr>
          <w:t xml:space="preserve">data </w:t>
        </w:r>
      </w:ins>
      <w:ins w:id="248" w:author="Lauren Darr" w:date="2018-05-09T11:00:00Z">
        <w:r w:rsidR="00C72ABA" w:rsidRPr="00F7658B">
          <w:rPr>
            <w:rPrChange w:id="249" w:author="Lauren Darr" w:date="2018-06-24T20:44:00Z">
              <w:rPr/>
            </w:rPrChange>
          </w:rPr>
          <w:lastRenderedPageBreak/>
          <w:t xml:space="preserve">visualization </w:t>
        </w:r>
      </w:ins>
      <w:ins w:id="250" w:author="Lauren Darr" w:date="2018-05-09T11:01:00Z">
        <w:r w:rsidR="00C72ABA" w:rsidRPr="00F7658B">
          <w:rPr>
            <w:rPrChange w:id="251" w:author="Lauren Darr" w:date="2018-06-24T20:44:00Z">
              <w:rPr/>
            </w:rPrChange>
          </w:rPr>
          <w:t>that can be</w:t>
        </w:r>
      </w:ins>
      <w:ins w:id="252" w:author="Lauren Darr" w:date="2018-05-09T11:02:00Z">
        <w:r w:rsidR="00C72ABA" w:rsidRPr="00F7658B">
          <w:rPr>
            <w:rPrChange w:id="253" w:author="Lauren Darr" w:date="2018-06-24T20:44:00Z">
              <w:rPr/>
            </w:rPrChange>
          </w:rPr>
          <w:t xml:space="preserve"> affordably adopted by LEAs </w:t>
        </w:r>
      </w:ins>
      <w:ins w:id="254" w:author="Lauren Darr" w:date="2018-05-09T12:25:00Z">
        <w:r w:rsidR="00E140E4" w:rsidRPr="00F7658B">
          <w:rPr>
            <w:rPrChange w:id="255" w:author="Lauren Darr" w:date="2018-06-24T20:44:00Z">
              <w:rPr/>
            </w:rPrChange>
          </w:rPr>
          <w:t>and</w:t>
        </w:r>
      </w:ins>
      <w:ins w:id="256" w:author="Lauren Darr" w:date="2018-05-09T11:04:00Z">
        <w:r w:rsidR="00C72ABA" w:rsidRPr="00F7658B">
          <w:rPr>
            <w:rPrChange w:id="257" w:author="Lauren Darr" w:date="2018-06-24T20:44:00Z">
              <w:rPr/>
            </w:rPrChange>
          </w:rPr>
          <w:t xml:space="preserve"> engaged citizens interested in exploring </w:t>
        </w:r>
      </w:ins>
      <w:ins w:id="258" w:author="Lauren Darr" w:date="2018-05-09T11:06:00Z">
        <w:r w:rsidR="00C72ABA" w:rsidRPr="00F7658B">
          <w:rPr>
            <w:rPrChange w:id="259" w:author="Lauren Darr" w:date="2018-06-24T20:44:00Z">
              <w:rPr/>
            </w:rPrChange>
          </w:rPr>
          <w:t>geographical trends</w:t>
        </w:r>
      </w:ins>
      <w:ins w:id="260" w:author="Lauren Darr" w:date="2018-05-09T12:25:00Z">
        <w:r w:rsidR="00E140E4" w:rsidRPr="00F7658B">
          <w:rPr>
            <w:rPrChange w:id="261" w:author="Lauren Darr" w:date="2018-06-24T20:44:00Z">
              <w:rPr/>
            </w:rPrChange>
          </w:rPr>
          <w:t xml:space="preserve"> in</w:t>
        </w:r>
      </w:ins>
      <w:ins w:id="262" w:author="Lauren Darr" w:date="2018-05-09T11:06:00Z">
        <w:r w:rsidR="00C72ABA" w:rsidRPr="00F7658B">
          <w:rPr>
            <w:rPrChange w:id="263" w:author="Lauren Darr" w:date="2018-06-24T20:44:00Z">
              <w:rPr/>
            </w:rPrChange>
          </w:rPr>
          <w:t xml:space="preserve"> police incidents.</w:t>
        </w:r>
      </w:ins>
      <w:ins w:id="264" w:author="Lauren Darr" w:date="2018-05-09T11:07:00Z">
        <w:r w:rsidR="00C72ABA" w:rsidRPr="00F7658B">
          <w:rPr>
            <w:rPrChange w:id="265" w:author="Lauren Darr" w:date="2018-06-24T20:44:00Z">
              <w:rPr/>
            </w:rPrChange>
          </w:rPr>
          <w:t xml:space="preserve"> </w:t>
        </w:r>
      </w:ins>
    </w:p>
    <w:p w:rsidR="004804B1" w:rsidRPr="00F7658B" w:rsidRDefault="004804B1">
      <w:pPr>
        <w:ind w:firstLine="274"/>
        <w:rPr>
          <w:ins w:id="266" w:author="Lauren Darr" w:date="2018-05-08T08:40:00Z"/>
          <w:rPrChange w:id="267" w:author="Lauren Darr" w:date="2018-06-24T20:44:00Z">
            <w:rPr>
              <w:ins w:id="268" w:author="Lauren Darr" w:date="2018-05-08T08:40:00Z"/>
            </w:rPr>
          </w:rPrChange>
        </w:rPr>
        <w:pPrChange w:id="269" w:author="Lauren Darr" w:date="2018-06-09T17:00:00Z">
          <w:pPr>
            <w:ind w:firstLine="0"/>
          </w:pPr>
        </w:pPrChange>
      </w:pPr>
      <w:ins w:id="270" w:author="Lauren Darr" w:date="2018-05-08T08:40:00Z">
        <w:r w:rsidRPr="00F7658B">
          <w:rPr>
            <w:rPrChange w:id="271" w:author="Lauren Darr" w:date="2018-06-24T20:44:00Z">
              <w:rPr/>
            </w:rPrChange>
          </w:rPr>
          <w:t>(Main results)</w:t>
        </w:r>
      </w:ins>
    </w:p>
    <w:p w:rsidR="004804B1" w:rsidRPr="00F7658B" w:rsidRDefault="004804B1">
      <w:pPr>
        <w:ind w:firstLine="274"/>
        <w:rPr>
          <w:ins w:id="272" w:author="Lauren Darr" w:date="2018-05-08T08:40:00Z"/>
          <w:rPrChange w:id="273" w:author="Lauren Darr" w:date="2018-06-24T20:44:00Z">
            <w:rPr>
              <w:ins w:id="274" w:author="Lauren Darr" w:date="2018-05-08T08:40:00Z"/>
            </w:rPr>
          </w:rPrChange>
        </w:rPr>
        <w:pPrChange w:id="275" w:author="Lauren Darr" w:date="2018-06-09T17:00:00Z">
          <w:pPr>
            <w:ind w:firstLine="0"/>
          </w:pPr>
        </w:pPrChange>
      </w:pPr>
      <w:ins w:id="276" w:author="Lauren Darr" w:date="2018-05-08T08:40:00Z">
        <w:r w:rsidRPr="00F7658B">
          <w:rPr>
            <w:rPrChange w:id="277" w:author="Lauren Darr" w:date="2018-06-24T20:44:00Z">
              <w:rPr/>
            </w:rPrChange>
          </w:rPr>
          <w:t>(Main Conclusions)</w:t>
        </w:r>
      </w:ins>
    </w:p>
    <w:p w:rsidR="00C902AE" w:rsidRPr="00F7658B" w:rsidRDefault="00D24D7F">
      <w:pPr>
        <w:ind w:firstLine="274"/>
        <w:rPr>
          <w:ins w:id="278" w:author="Lauren Darr" w:date="2018-05-15T09:02:00Z"/>
          <w:rPrChange w:id="279" w:author="Lauren Darr" w:date="2018-06-24T20:44:00Z">
            <w:rPr>
              <w:ins w:id="280" w:author="Lauren Darr" w:date="2018-05-15T09:02:00Z"/>
            </w:rPr>
          </w:rPrChange>
        </w:rPr>
        <w:pPrChange w:id="281" w:author="Lauren Darr" w:date="2018-06-09T17:00:00Z">
          <w:pPr>
            <w:ind w:firstLine="0"/>
          </w:pPr>
        </w:pPrChange>
      </w:pPr>
      <w:ins w:id="282" w:author="Lauren Darr" w:date="2018-05-15T08:47:00Z">
        <w:r w:rsidRPr="00F7658B">
          <w:rPr>
            <w:rPrChange w:id="283" w:author="Lauren Darr" w:date="2018-06-24T20:44:00Z">
              <w:rPr/>
            </w:rPrChange>
          </w:rPr>
          <w:t xml:space="preserve">First, this paper </w:t>
        </w:r>
      </w:ins>
      <w:ins w:id="284" w:author="Lauren Darr" w:date="2018-05-15T08:48:00Z">
        <w:r w:rsidRPr="00F7658B">
          <w:rPr>
            <w:rPrChange w:id="285" w:author="Lauren Darr" w:date="2018-06-24T20:44:00Z">
              <w:rPr/>
            </w:rPrChange>
          </w:rPr>
          <w:t xml:space="preserve">explores the history of open data and </w:t>
        </w:r>
      </w:ins>
      <w:ins w:id="286" w:author="Lauren Darr" w:date="2018-05-15T08:49:00Z">
        <w:r w:rsidRPr="00F7658B">
          <w:rPr>
            <w:rPrChange w:id="287" w:author="Lauren Darr" w:date="2018-06-24T20:44:00Z">
              <w:rPr/>
            </w:rPrChange>
          </w:rPr>
          <w:t xml:space="preserve">the </w:t>
        </w:r>
      </w:ins>
      <w:ins w:id="288" w:author="Lauren Darr" w:date="2018-05-15T08:48:00Z">
        <w:r w:rsidRPr="00F7658B">
          <w:rPr>
            <w:rPrChange w:id="289" w:author="Lauren Darr" w:date="2018-06-24T20:44:00Z">
              <w:rPr/>
            </w:rPrChange>
          </w:rPr>
          <w:t>importance of open data to</w:t>
        </w:r>
      </w:ins>
      <w:ins w:id="290" w:author="Lauren Darr" w:date="2018-05-15T08:49:00Z">
        <w:r w:rsidRPr="00F7658B">
          <w:rPr>
            <w:rPrChange w:id="291" w:author="Lauren Darr" w:date="2018-06-24T20:44:00Z">
              <w:rPr/>
            </w:rPrChange>
          </w:rPr>
          <w:t xml:space="preserve"> promoting the use of data analytics </w:t>
        </w:r>
      </w:ins>
      <w:ins w:id="292" w:author="Lauren Darr" w:date="2018-05-15T08:51:00Z">
        <w:r w:rsidRPr="00F7658B">
          <w:rPr>
            <w:rPrChange w:id="293" w:author="Lauren Darr" w:date="2018-06-24T20:44:00Z">
              <w:rPr/>
            </w:rPrChange>
          </w:rPr>
          <w:t>in new domains such as public safety</w:t>
        </w:r>
      </w:ins>
      <w:ins w:id="294" w:author="Lauren Darr" w:date="2018-05-15T08:52:00Z">
        <w:r w:rsidR="006D4FF6" w:rsidRPr="00F7658B">
          <w:rPr>
            <w:rPrChange w:id="295" w:author="Lauren Darr" w:date="2018-06-24T20:44:00Z">
              <w:rPr/>
            </w:rPrChange>
          </w:rPr>
          <w:t xml:space="preserve">. For the novice </w:t>
        </w:r>
      </w:ins>
      <w:ins w:id="296" w:author="Lauren Darr" w:date="2018-05-15T08:53:00Z">
        <w:r w:rsidR="006D4FF6" w:rsidRPr="00F7658B">
          <w:rPr>
            <w:rPrChange w:id="297" w:author="Lauren Darr" w:date="2018-06-24T20:44:00Z">
              <w:rPr/>
            </w:rPrChange>
          </w:rPr>
          <w:t xml:space="preserve">LEA or citizen </w:t>
        </w:r>
      </w:ins>
      <w:ins w:id="298" w:author="Lauren Darr" w:date="2018-05-15T08:52:00Z">
        <w:r w:rsidR="006D4FF6" w:rsidRPr="00F7658B">
          <w:rPr>
            <w:rPrChange w:id="299" w:author="Lauren Darr" w:date="2018-06-24T20:44:00Z">
              <w:rPr/>
            </w:rPrChange>
          </w:rPr>
          <w:t>data analyst</w:t>
        </w:r>
      </w:ins>
      <w:ins w:id="300" w:author="Lauren Darr" w:date="2018-05-15T08:55:00Z">
        <w:r w:rsidR="006D4FF6" w:rsidRPr="00F7658B">
          <w:rPr>
            <w:rPrChange w:id="301" w:author="Lauren Darr" w:date="2018-06-24T20:44:00Z">
              <w:rPr/>
            </w:rPrChange>
          </w:rPr>
          <w:t xml:space="preserve"> </w:t>
        </w:r>
      </w:ins>
      <w:ins w:id="302" w:author="Lauren Darr" w:date="2018-05-15T08:56:00Z">
        <w:r w:rsidR="006D4FF6" w:rsidRPr="00F7658B">
          <w:rPr>
            <w:rPrChange w:id="303" w:author="Lauren Darr" w:date="2018-06-24T20:44:00Z">
              <w:rPr/>
            </w:rPrChange>
          </w:rPr>
          <w:t>this paper explain</w:t>
        </w:r>
      </w:ins>
      <w:ins w:id="304" w:author="Lauren Darr" w:date="2018-05-15T08:57:00Z">
        <w:r w:rsidR="006D4FF6" w:rsidRPr="00F7658B">
          <w:rPr>
            <w:rPrChange w:id="305" w:author="Lauren Darr" w:date="2018-06-24T20:44:00Z">
              <w:rPr/>
            </w:rPrChange>
          </w:rPr>
          <w:t>s</w:t>
        </w:r>
      </w:ins>
      <w:ins w:id="306" w:author="Lauren Darr" w:date="2018-05-15T08:56:00Z">
        <w:r w:rsidR="006D4FF6" w:rsidRPr="00F7658B">
          <w:rPr>
            <w:rPrChange w:id="307" w:author="Lauren Darr" w:date="2018-06-24T20:44:00Z">
              <w:rPr/>
            </w:rPrChange>
          </w:rPr>
          <w:t xml:space="preserve"> the critical process of</w:t>
        </w:r>
      </w:ins>
      <w:ins w:id="308" w:author="Lauren Darr" w:date="2018-05-15T08:55:00Z">
        <w:r w:rsidR="006D4FF6" w:rsidRPr="00F7658B">
          <w:rPr>
            <w:rPrChange w:id="309" w:author="Lauren Darr" w:date="2018-06-24T20:44:00Z">
              <w:rPr/>
            </w:rPrChange>
          </w:rPr>
          <w:t xml:space="preserve"> exploratory data analysis (EDA).</w:t>
        </w:r>
      </w:ins>
      <w:ins w:id="310" w:author="Lauren Darr" w:date="2018-05-15T08:56:00Z">
        <w:r w:rsidR="006D4FF6" w:rsidRPr="00F7658B">
          <w:rPr>
            <w:rPrChange w:id="311" w:author="Lauren Darr" w:date="2018-06-24T20:44:00Z">
              <w:rPr/>
            </w:rPrChange>
          </w:rPr>
          <w:t xml:space="preserve"> Then,</w:t>
        </w:r>
      </w:ins>
      <w:ins w:id="312" w:author="Lauren Darr" w:date="2018-05-15T08:57:00Z">
        <w:r w:rsidR="006D4FF6" w:rsidRPr="00F7658B">
          <w:rPr>
            <w:rPrChange w:id="313" w:author="Lauren Darr" w:date="2018-06-24T20:44:00Z">
              <w:rPr/>
            </w:rPrChange>
          </w:rPr>
          <w:t xml:space="preserve"> the value of geographic visualizatio</w:t>
        </w:r>
      </w:ins>
      <w:ins w:id="314" w:author="Lauren Darr" w:date="2018-05-15T08:59:00Z">
        <w:r w:rsidR="006D4FF6" w:rsidRPr="00F7658B">
          <w:rPr>
            <w:rPrChange w:id="315" w:author="Lauren Darr" w:date="2018-06-24T20:44:00Z">
              <w:rPr/>
            </w:rPrChange>
          </w:rPr>
          <w:t>ns is discussed in the context of</w:t>
        </w:r>
      </w:ins>
      <w:ins w:id="316" w:author="Lauren Darr" w:date="2018-05-15T09:00:00Z">
        <w:r w:rsidR="006D4FF6" w:rsidRPr="00F7658B">
          <w:rPr>
            <w:rPrChange w:id="317" w:author="Lauren Darr" w:date="2018-06-24T20:44:00Z">
              <w:rPr/>
            </w:rPrChange>
          </w:rPr>
          <w:t xml:space="preserve"> </w:t>
        </w:r>
      </w:ins>
      <w:ins w:id="318" w:author="Lauren Darr" w:date="2018-05-15T09:01:00Z">
        <w:r w:rsidR="006D4FF6" w:rsidRPr="00F7658B">
          <w:rPr>
            <w:rPrChange w:id="319" w:author="Lauren Darr" w:date="2018-06-24T20:44:00Z">
              <w:rPr/>
            </w:rPrChange>
          </w:rPr>
          <w:t xml:space="preserve">the birth of </w:t>
        </w:r>
      </w:ins>
      <w:ins w:id="320" w:author="Lauren Darr" w:date="2018-05-15T09:00:00Z">
        <w:r w:rsidR="006D4FF6" w:rsidRPr="00F7658B">
          <w:rPr>
            <w:rPrChange w:id="321" w:author="Lauren Darr" w:date="2018-06-24T20:44:00Z">
              <w:rPr/>
            </w:rPrChange>
          </w:rPr>
          <w:t xml:space="preserve">computing </w:t>
        </w:r>
      </w:ins>
      <w:ins w:id="322" w:author="Lauren Darr" w:date="2018-05-15T08:59:00Z">
        <w:r w:rsidR="006D4FF6" w:rsidRPr="00F7658B">
          <w:rPr>
            <w:rPrChange w:id="323" w:author="Lauren Darr" w:date="2018-06-24T20:44:00Z">
              <w:rPr/>
            </w:rPrChange>
          </w:rPr>
          <w:t xml:space="preserve">and </w:t>
        </w:r>
      </w:ins>
      <w:ins w:id="324" w:author="Lauren Darr" w:date="2018-05-15T09:01:00Z">
        <w:r w:rsidR="006D4FF6" w:rsidRPr="00F7658B">
          <w:rPr>
            <w:rPrChange w:id="325" w:author="Lauren Darr" w:date="2018-06-24T20:44:00Z">
              <w:rPr/>
            </w:rPrChange>
          </w:rPr>
          <w:t xml:space="preserve">modern </w:t>
        </w:r>
      </w:ins>
      <w:ins w:id="326" w:author="Lauren Darr" w:date="2018-05-15T08:59:00Z">
        <w:r w:rsidR="006D4FF6" w:rsidRPr="00F7658B">
          <w:rPr>
            <w:rPrChange w:id="327" w:author="Lauren Darr" w:date="2018-06-24T20:44:00Z">
              <w:rPr/>
            </w:rPrChange>
          </w:rPr>
          <w:t>crime analytics.</w:t>
        </w:r>
      </w:ins>
      <w:ins w:id="328" w:author="Lauren Darr" w:date="2018-05-15T09:01:00Z">
        <w:r w:rsidR="006D4FF6" w:rsidRPr="00F7658B">
          <w:rPr>
            <w:rPrChange w:id="329" w:author="Lauren Darr" w:date="2018-06-24T20:44:00Z">
              <w:rPr/>
            </w:rPrChange>
          </w:rPr>
          <w:t xml:space="preserve"> </w:t>
        </w:r>
      </w:ins>
    </w:p>
    <w:p w:rsidR="006533D2" w:rsidRPr="00F7658B" w:rsidRDefault="00C902AE" w:rsidP="00D40283">
      <w:pPr>
        <w:ind w:firstLine="274"/>
        <w:rPr>
          <w:ins w:id="330" w:author="Lauren Darr" w:date="2018-06-10T09:23:00Z"/>
          <w:rPrChange w:id="331" w:author="Lauren Darr" w:date="2018-06-24T20:44:00Z">
            <w:rPr>
              <w:ins w:id="332" w:author="Lauren Darr" w:date="2018-06-10T09:23:00Z"/>
            </w:rPr>
          </w:rPrChange>
        </w:rPr>
      </w:pPr>
      <w:ins w:id="333" w:author="Lauren Darr" w:date="2018-05-15T09:02:00Z">
        <w:r w:rsidRPr="00F7658B">
          <w:rPr>
            <w:rPrChange w:id="334" w:author="Lauren Darr" w:date="2018-06-24T20:44:00Z">
              <w:rPr/>
            </w:rPrChange>
          </w:rPr>
          <w:t xml:space="preserve">This paper moves on </w:t>
        </w:r>
      </w:ins>
      <w:ins w:id="335" w:author="Lauren Darr" w:date="2018-05-15T09:04:00Z">
        <w:r w:rsidRPr="00F7658B">
          <w:rPr>
            <w:rPrChange w:id="336" w:author="Lauren Darr" w:date="2018-06-24T20:44:00Z">
              <w:rPr/>
            </w:rPrChange>
          </w:rPr>
          <w:t>to describe</w:t>
        </w:r>
      </w:ins>
      <w:ins w:id="337" w:author="Lauren Darr" w:date="2018-05-15T09:02:00Z">
        <w:r w:rsidRPr="00F7658B">
          <w:rPr>
            <w:rPrChange w:id="338" w:author="Lauren Darr" w:date="2018-06-24T20:44:00Z">
              <w:rPr/>
            </w:rPrChange>
          </w:rPr>
          <w:t xml:space="preserve"> the</w:t>
        </w:r>
      </w:ins>
      <w:ins w:id="339" w:author="Lauren Darr" w:date="2018-05-15T09:04:00Z">
        <w:r w:rsidRPr="00F7658B">
          <w:rPr>
            <w:rPrChange w:id="340" w:author="Lauren Darr" w:date="2018-06-24T20:44:00Z">
              <w:rPr/>
            </w:rPrChange>
          </w:rPr>
          <w:t xml:space="preserve"> open source,</w:t>
        </w:r>
      </w:ins>
      <w:ins w:id="341" w:author="Lauren Darr" w:date="2018-05-15T09:02:00Z">
        <w:r w:rsidRPr="00F7658B">
          <w:rPr>
            <w:rPrChange w:id="342" w:author="Lauren Darr" w:date="2018-06-24T20:44:00Z">
              <w:rPr/>
            </w:rPrChange>
          </w:rPr>
          <w:t xml:space="preserve"> </w:t>
        </w:r>
      </w:ins>
      <w:ins w:id="343" w:author="Lauren Darr" w:date="2018-05-15T09:04:00Z">
        <w:r w:rsidRPr="00F7658B">
          <w:rPr>
            <w:rPrChange w:id="344" w:author="Lauren Darr" w:date="2018-06-24T20:44:00Z">
              <w:rPr/>
            </w:rPrChange>
          </w:rPr>
          <w:t xml:space="preserve">NIBRS compliant, incident data of </w:t>
        </w:r>
      </w:ins>
      <w:ins w:id="345" w:author="Lauren Darr" w:date="2018-05-15T09:05:00Z">
        <w:r w:rsidRPr="00F7658B">
          <w:rPr>
            <w:rPrChange w:id="346" w:author="Lauren Darr" w:date="2018-06-24T20:44:00Z">
              <w:rPr/>
            </w:rPrChange>
          </w:rPr>
          <w:t xml:space="preserve">the </w:t>
        </w:r>
      </w:ins>
      <w:ins w:id="347" w:author="Lauren Darr" w:date="2018-05-15T09:04:00Z">
        <w:r w:rsidRPr="00F7658B">
          <w:rPr>
            <w:rPrChange w:id="348" w:author="Lauren Darr" w:date="2018-06-24T20:44:00Z">
              <w:rPr/>
            </w:rPrChange>
          </w:rPr>
          <w:t>Dallas Police Department</w:t>
        </w:r>
      </w:ins>
      <w:ins w:id="349" w:author="Lauren Darr" w:date="2018-05-15T09:02:00Z">
        <w:r w:rsidRPr="00F7658B">
          <w:rPr>
            <w:rPrChange w:id="350" w:author="Lauren Darr" w:date="2018-06-24T20:44:00Z">
              <w:rPr/>
            </w:rPrChange>
          </w:rPr>
          <w:t xml:space="preserve"> used</w:t>
        </w:r>
      </w:ins>
      <w:ins w:id="351" w:author="Lauren Darr" w:date="2018-05-15T09:03:00Z">
        <w:r w:rsidRPr="00F7658B">
          <w:rPr>
            <w:rPrChange w:id="352" w:author="Lauren Darr" w:date="2018-06-24T20:44:00Z">
              <w:rPr/>
            </w:rPrChange>
          </w:rPr>
          <w:t xml:space="preserve"> to</w:t>
        </w:r>
      </w:ins>
      <w:ins w:id="353" w:author="Lauren Darr" w:date="2018-05-15T09:05:00Z">
        <w:r w:rsidRPr="00F7658B">
          <w:rPr>
            <w:rPrChange w:id="354" w:author="Lauren Darr" w:date="2018-06-24T20:44:00Z">
              <w:rPr/>
            </w:rPrChange>
          </w:rPr>
          <w:t xml:space="preserve"> build a</w:t>
        </w:r>
      </w:ins>
      <w:ins w:id="355" w:author="Lauren Darr" w:date="2018-05-15T09:06:00Z">
        <w:r w:rsidRPr="00F7658B">
          <w:rPr>
            <w:rPrChange w:id="356" w:author="Lauren Darr" w:date="2018-06-24T20:44:00Z">
              <w:rPr/>
            </w:rPrChange>
          </w:rPr>
          <w:t xml:space="preserve"> framework for geovisualization. The methods </w:t>
        </w:r>
      </w:ins>
      <w:ins w:id="357" w:author="Lauren Darr" w:date="2018-05-15T09:08:00Z">
        <w:r w:rsidRPr="00F7658B">
          <w:rPr>
            <w:rPrChange w:id="358" w:author="Lauren Darr" w:date="2018-06-24T20:44:00Z">
              <w:rPr/>
            </w:rPrChange>
          </w:rPr>
          <w:t xml:space="preserve">section breaks down the major steps that should be taken to </w:t>
        </w:r>
      </w:ins>
      <w:ins w:id="359" w:author="Lauren Darr" w:date="2018-05-15T09:09:00Z">
        <w:r w:rsidRPr="00F7658B">
          <w:rPr>
            <w:rPrChange w:id="360" w:author="Lauren Darr" w:date="2018-06-24T20:44:00Z">
              <w:rPr/>
            </w:rPrChange>
          </w:rPr>
          <w:t>generate a reliable police incident map. Be</w:t>
        </w:r>
      </w:ins>
      <w:ins w:id="361" w:author="Lauren Darr" w:date="2018-05-15T09:13:00Z">
        <w:r w:rsidR="00C6559D" w:rsidRPr="00F7658B">
          <w:rPr>
            <w:rPrChange w:id="362" w:author="Lauren Darr" w:date="2018-06-24T20:44:00Z">
              <w:rPr/>
            </w:rPrChange>
          </w:rPr>
          <w:t>yond</w:t>
        </w:r>
      </w:ins>
      <w:ins w:id="363" w:author="Lauren Darr" w:date="2018-05-15T09:09:00Z">
        <w:r w:rsidRPr="00F7658B">
          <w:rPr>
            <w:rPrChange w:id="364" w:author="Lauren Darr" w:date="2018-06-24T20:44:00Z">
              <w:rPr/>
            </w:rPrChange>
          </w:rPr>
          <w:t xml:space="preserve"> the</w:t>
        </w:r>
      </w:ins>
      <w:ins w:id="365" w:author="Lauren Darr" w:date="2018-05-15T09:10:00Z">
        <w:r w:rsidRPr="00F7658B">
          <w:rPr>
            <w:rPrChange w:id="366" w:author="Lauren Darr" w:date="2018-06-24T20:44:00Z">
              <w:rPr/>
            </w:rPrChange>
          </w:rPr>
          <w:t xml:space="preserve"> essential components of the framework, this paper </w:t>
        </w:r>
      </w:ins>
      <w:ins w:id="367" w:author="Lauren Darr" w:date="2018-05-15T09:11:00Z">
        <w:r w:rsidRPr="00F7658B">
          <w:rPr>
            <w:rPrChange w:id="368" w:author="Lauren Darr" w:date="2018-06-24T20:44:00Z">
              <w:rPr/>
            </w:rPrChange>
          </w:rPr>
          <w:t>lends examples of</w:t>
        </w:r>
      </w:ins>
      <w:ins w:id="369" w:author="Lauren Darr" w:date="2018-05-15T09:10:00Z">
        <w:r w:rsidRPr="00F7658B">
          <w:rPr>
            <w:rPrChange w:id="370" w:author="Lauren Darr" w:date="2018-06-24T20:44:00Z">
              <w:rPr/>
            </w:rPrChange>
          </w:rPr>
          <w:t xml:space="preserve"> specific </w:t>
        </w:r>
      </w:ins>
      <w:ins w:id="371" w:author="Lauren Darr" w:date="2018-05-15T09:14:00Z">
        <w:r w:rsidR="00C6559D" w:rsidRPr="00F7658B">
          <w:rPr>
            <w:rPrChange w:id="372" w:author="Lauren Darr" w:date="2018-06-24T20:44:00Z">
              <w:rPr/>
            </w:rPrChange>
          </w:rPr>
          <w:t xml:space="preserve">open source software and </w:t>
        </w:r>
      </w:ins>
      <w:ins w:id="373" w:author="Lauren Darr" w:date="2018-05-15T09:16:00Z">
        <w:r w:rsidR="00C6559D" w:rsidRPr="00F7658B">
          <w:rPr>
            <w:rPrChange w:id="374" w:author="Lauren Darr" w:date="2018-06-24T20:44:00Z">
              <w:rPr/>
            </w:rPrChange>
          </w:rPr>
          <w:t>code</w:t>
        </w:r>
      </w:ins>
      <w:ins w:id="375" w:author="Lauren Darr" w:date="2018-05-15T09:17:00Z">
        <w:r w:rsidR="00C6559D" w:rsidRPr="00F7658B">
          <w:rPr>
            <w:rPrChange w:id="376" w:author="Lauren Darr" w:date="2018-06-24T20:44:00Z">
              <w:rPr/>
            </w:rPrChange>
          </w:rPr>
          <w:t xml:space="preserve"> that can be reused</w:t>
        </w:r>
      </w:ins>
      <w:ins w:id="377" w:author="Lauren Darr" w:date="2018-05-15T09:18:00Z">
        <w:r w:rsidR="00C6559D" w:rsidRPr="00F7658B">
          <w:rPr>
            <w:rPrChange w:id="378" w:author="Lauren Darr" w:date="2018-06-24T20:44:00Z">
              <w:rPr/>
            </w:rPrChange>
          </w:rPr>
          <w:t xml:space="preserve"> by novice crime analysts.</w:t>
        </w:r>
      </w:ins>
    </w:p>
    <w:p w:rsidR="006533D2" w:rsidRPr="00F7658B" w:rsidRDefault="006533D2" w:rsidP="006533D2">
      <w:pPr>
        <w:pStyle w:val="heading10"/>
        <w:outlineLvl w:val="0"/>
        <w:rPr>
          <w:ins w:id="379" w:author="Lauren Darr" w:date="2018-06-10T09:23:00Z"/>
          <w:rPrChange w:id="380" w:author="Lauren Darr" w:date="2018-06-24T20:44:00Z">
            <w:rPr>
              <w:ins w:id="381" w:author="Lauren Darr" w:date="2018-06-10T09:23:00Z"/>
            </w:rPr>
          </w:rPrChange>
        </w:rPr>
      </w:pPr>
      <w:ins w:id="382" w:author="Lauren Darr" w:date="2018-06-10T09:23:00Z">
        <w:r w:rsidRPr="00F7658B">
          <w:rPr>
            <w:rPrChange w:id="383" w:author="Lauren Darr" w:date="2018-06-24T20:44:00Z">
              <w:rPr/>
            </w:rPrChange>
          </w:rPr>
          <w:t>2   Geographic visualization</w:t>
        </w:r>
      </w:ins>
    </w:p>
    <w:p w:rsidR="006533D2" w:rsidRPr="00F7658B" w:rsidRDefault="006533D2" w:rsidP="006533D2">
      <w:pPr>
        <w:pStyle w:val="p1a"/>
        <w:rPr>
          <w:ins w:id="384" w:author="Lauren Darr" w:date="2018-06-10T09:23:00Z"/>
          <w:rPrChange w:id="385" w:author="Lauren Darr" w:date="2018-06-24T20:44:00Z">
            <w:rPr>
              <w:ins w:id="386" w:author="Lauren Darr" w:date="2018-06-10T09:23:00Z"/>
            </w:rPr>
          </w:rPrChange>
        </w:rPr>
      </w:pPr>
      <w:ins w:id="387" w:author="Lauren Darr" w:date="2018-06-10T09:23:00Z">
        <w:r w:rsidRPr="00F7658B">
          <w:rPr>
            <w:rPrChange w:id="388" w:author="Lauren Darr" w:date="2018-06-24T20:44:00Z">
              <w:rPr/>
            </w:rPrChange>
          </w:rPr>
          <w:t>In 1962 Richard Hamming stated “The purpose of computing is insight, not numbers” [</w:t>
        </w:r>
      </w:ins>
      <w:ins w:id="389" w:author="Lauren Darr" w:date="2018-06-24T19:43:00Z">
        <w:r w:rsidR="00F72B7A" w:rsidRPr="00F7658B">
          <w:rPr>
            <w:rPrChange w:id="390" w:author="Lauren Darr" w:date="2018-06-24T20:44:00Z">
              <w:rPr/>
            </w:rPrChange>
          </w:rPr>
          <w:t>Hamming, 1962</w:t>
        </w:r>
      </w:ins>
      <w:ins w:id="391" w:author="Lauren Darr" w:date="2018-06-10T09:23:00Z">
        <w:r w:rsidRPr="00F7658B">
          <w:rPr>
            <w:rPrChange w:id="392" w:author="Lauren Darr" w:date="2018-06-24T20:44:00Z">
              <w:rPr/>
            </w:rPrChange>
          </w:rPr>
          <w:t>]. Today, computing insight is often associated with the production of visualizations. Visualization in scientific computing was first described by a paper sponsored by the National Science Foundation in 1987. This paper described potential gain in productivity and breakthroughs in the American scientific and engineering communities with the increasing improvement of computer visualizations [</w:t>
        </w:r>
      </w:ins>
      <w:proofErr w:type="spellStart"/>
      <w:ins w:id="393" w:author="Lauren Darr" w:date="2018-06-24T19:44:00Z">
        <w:r w:rsidR="00F72B7A" w:rsidRPr="00F7658B">
          <w:rPr>
            <w:rPrChange w:id="394" w:author="Lauren Darr" w:date="2018-06-24T20:44:00Z">
              <w:rPr/>
            </w:rPrChange>
          </w:rPr>
          <w:t>McComick</w:t>
        </w:r>
        <w:proofErr w:type="spellEnd"/>
        <w:r w:rsidR="00F72B7A" w:rsidRPr="00F7658B">
          <w:rPr>
            <w:rPrChange w:id="395" w:author="Lauren Darr" w:date="2018-06-24T20:44:00Z">
              <w:rPr/>
            </w:rPrChange>
          </w:rPr>
          <w:t>, 1987</w:t>
        </w:r>
      </w:ins>
      <w:ins w:id="396" w:author="Lauren Darr" w:date="2018-06-10T09:23:00Z">
        <w:r w:rsidRPr="00F7658B">
          <w:rPr>
            <w:rPrChange w:id="397" w:author="Lauren Darr" w:date="2018-06-24T20:44:00Z">
              <w:rPr/>
            </w:rPrChange>
          </w:rPr>
          <w:t>]. The main goal of visualization is to see the unseen by interpreting the data fed into a computer. The value of visualization in the scientific processes is manifold. Visualizations provide a way to generate new hypotheses through the EDA process. And, visualizations are commonly used as deliverables for describing the outcome of scientific investigation [</w:t>
        </w:r>
      </w:ins>
      <w:ins w:id="398" w:author="Lauren Darr" w:date="2018-06-24T19:44:00Z">
        <w:r w:rsidR="00F72B7A" w:rsidRPr="00F7658B">
          <w:rPr>
            <w:rPrChange w:id="399" w:author="Lauren Darr" w:date="2018-06-24T20:44:00Z">
              <w:rPr/>
            </w:rPrChange>
          </w:rPr>
          <w:t>Ma, X, 2017</w:t>
        </w:r>
      </w:ins>
      <w:ins w:id="400" w:author="Lauren Darr" w:date="2018-06-10T09:23:00Z">
        <w:r w:rsidRPr="00F7658B">
          <w:rPr>
            <w:rPrChange w:id="401" w:author="Lauren Darr" w:date="2018-06-24T20:44:00Z">
              <w:rPr/>
            </w:rPrChange>
          </w:rPr>
          <w:t>].</w:t>
        </w:r>
      </w:ins>
    </w:p>
    <w:p w:rsidR="006533D2" w:rsidRPr="00F7658B" w:rsidRDefault="006533D2" w:rsidP="006533D2">
      <w:pPr>
        <w:pStyle w:val="p1a"/>
        <w:ind w:firstLine="274"/>
        <w:rPr>
          <w:ins w:id="402" w:author="Lauren Darr" w:date="2018-06-10T09:23:00Z"/>
          <w:rPrChange w:id="403" w:author="Lauren Darr" w:date="2018-06-24T20:44:00Z">
            <w:rPr>
              <w:ins w:id="404" w:author="Lauren Darr" w:date="2018-06-10T09:23:00Z"/>
            </w:rPr>
          </w:rPrChange>
        </w:rPr>
      </w:pPr>
      <w:ins w:id="405" w:author="Lauren Darr" w:date="2018-06-10T09:23:00Z">
        <w:r w:rsidRPr="00F7658B">
          <w:rPr>
            <w:rPrChange w:id="406" w:author="Lauren Darr" w:date="2018-06-24T20:44:00Z">
              <w:rPr/>
            </w:rPrChange>
          </w:rPr>
          <w:t>The use of data visualizations to improve scientific and technical reporting is not without challenges. One challenge in modern visualization is the use of large data sets. Wang et al. describes a few reasons why visualizing large data can become burdensome. First, visual noise is the phenomenon where too many data points are highly similar and cannot be graphically separated. One method of combatting visual noise is the reduction of data, but this generates the problem of information loss. Also, large image perception is confined by the limited aspect ratios of viewing devices as well as the perception limitations of humans. Unsurprisingly, data intensive visualizations may carry high performance requirements that are costly [</w:t>
        </w:r>
      </w:ins>
      <w:ins w:id="407" w:author="Lauren Darr" w:date="2018-06-24T19:45:00Z">
        <w:r w:rsidR="00F72B7A" w:rsidRPr="00F7658B">
          <w:rPr>
            <w:rPrChange w:id="408" w:author="Lauren Darr" w:date="2018-06-24T20:44:00Z">
              <w:rPr/>
            </w:rPrChange>
          </w:rPr>
          <w:t>Wang, 2015</w:t>
        </w:r>
      </w:ins>
      <w:ins w:id="409" w:author="Lauren Darr" w:date="2018-06-10T09:23:00Z">
        <w:r w:rsidRPr="00F7658B">
          <w:rPr>
            <w:rPrChange w:id="410" w:author="Lauren Darr" w:date="2018-06-24T20:44:00Z">
              <w:rPr/>
            </w:rPrChange>
          </w:rPr>
          <w:t>].</w:t>
        </w:r>
      </w:ins>
    </w:p>
    <w:p w:rsidR="006533D2" w:rsidRPr="00F7658B" w:rsidRDefault="006533D2" w:rsidP="006533D2">
      <w:pPr>
        <w:pStyle w:val="p1a"/>
        <w:ind w:firstLine="274"/>
        <w:rPr>
          <w:ins w:id="411" w:author="Lauren Darr" w:date="2018-06-10T09:23:00Z"/>
          <w:rPrChange w:id="412" w:author="Lauren Darr" w:date="2018-06-24T20:44:00Z">
            <w:rPr>
              <w:ins w:id="413" w:author="Lauren Darr" w:date="2018-06-10T09:23:00Z"/>
            </w:rPr>
          </w:rPrChange>
        </w:rPr>
      </w:pPr>
      <w:ins w:id="414" w:author="Lauren Darr" w:date="2018-06-10T09:23:00Z">
        <w:r w:rsidRPr="00F7658B">
          <w:rPr>
            <w:rPrChange w:id="415" w:author="Lauren Darr" w:date="2018-06-24T20:44:00Z">
              <w:rPr/>
            </w:rPrChange>
          </w:rPr>
          <w:t>The general benefits and challenges of data visualizations are certainly applicable to geo-visualization. Maps have been in use for thousands of years, maps with data have been in use for almost as long. With the rapid rise of new data sources comes the challenge of how we extract useful information. Do authors of visualizations use the original data set or combine other datasets linked by say zip codes, or census tracks to make them more useful to the user? [</w:t>
        </w:r>
      </w:ins>
      <w:ins w:id="416" w:author="Lauren Darr" w:date="2018-06-24T19:47:00Z">
        <w:r w:rsidR="00F72B7A" w:rsidRPr="00F7658B">
          <w:rPr>
            <w:rPrChange w:id="417" w:author="Lauren Darr" w:date="2018-06-24T20:44:00Z">
              <w:rPr/>
            </w:rPrChange>
          </w:rPr>
          <w:t xml:space="preserve">JH </w:t>
        </w:r>
        <w:proofErr w:type="spellStart"/>
        <w:r w:rsidR="00F72B7A" w:rsidRPr="00F7658B">
          <w:rPr>
            <w:rPrChange w:id="418" w:author="Lauren Darr" w:date="2018-06-24T20:44:00Z">
              <w:rPr/>
            </w:rPrChange>
          </w:rPr>
          <w:t>Kwakkel</w:t>
        </w:r>
        <w:proofErr w:type="spellEnd"/>
        <w:r w:rsidR="00F72B7A" w:rsidRPr="00F7658B">
          <w:rPr>
            <w:rPrChange w:id="419" w:author="Lauren Darr" w:date="2018-06-24T20:44:00Z">
              <w:rPr/>
            </w:rPrChange>
          </w:rPr>
          <w:t>, 2014</w:t>
        </w:r>
      </w:ins>
      <w:ins w:id="420" w:author="Lauren Darr" w:date="2018-06-10T09:23:00Z">
        <w:r w:rsidRPr="00F7658B">
          <w:rPr>
            <w:rPrChange w:id="421" w:author="Lauren Darr" w:date="2018-06-24T20:44:00Z">
              <w:rPr/>
            </w:rPrChange>
          </w:rPr>
          <w:t xml:space="preserve">]. The classic definition of a map is that of a plot of land scaled down on a flat medium that represents part of the </w:t>
        </w:r>
        <w:r w:rsidRPr="00F7658B">
          <w:rPr>
            <w:rPrChange w:id="422" w:author="Lauren Darr" w:date="2018-06-24T20:44:00Z">
              <w:rPr/>
            </w:rPrChange>
          </w:rPr>
          <w:lastRenderedPageBreak/>
          <w:t xml:space="preserve">Earth’s surface. The rise of information technology and scientific computing have given rise to geographic information systems (GIS). A typical GIS software will have the ability to layer information on top of a map in order to tell a story with a dynamic map that a user can explore. </w:t>
        </w:r>
      </w:ins>
    </w:p>
    <w:p w:rsidR="006533D2" w:rsidRPr="00F7658B" w:rsidRDefault="006533D2" w:rsidP="006533D2">
      <w:pPr>
        <w:ind w:firstLine="274"/>
        <w:rPr>
          <w:ins w:id="423" w:author="Lauren Darr" w:date="2018-06-10T09:25:00Z"/>
          <w:rPrChange w:id="424" w:author="Lauren Darr" w:date="2018-06-24T20:44:00Z">
            <w:rPr>
              <w:ins w:id="425" w:author="Lauren Darr" w:date="2018-06-10T09:25:00Z"/>
            </w:rPr>
          </w:rPrChange>
        </w:rPr>
      </w:pPr>
      <w:ins w:id="426" w:author="Lauren Darr" w:date="2018-06-10T09:23:00Z">
        <w:r w:rsidRPr="00F7658B">
          <w:rPr>
            <w:rPrChange w:id="427" w:author="Lauren Darr" w:date="2018-06-24T20:44:00Z">
              <w:rPr/>
            </w:rPrChange>
          </w:rPr>
          <w:t xml:space="preserve">There are many software types that exist for geospatial analysis. There are large commercial GIS packages like ArcView, </w:t>
        </w:r>
        <w:proofErr w:type="spellStart"/>
        <w:r w:rsidRPr="00F7658B">
          <w:rPr>
            <w:rPrChange w:id="428" w:author="Lauren Darr" w:date="2018-06-24T20:44:00Z">
              <w:rPr/>
            </w:rPrChange>
          </w:rPr>
          <w:t>ArcGis</w:t>
        </w:r>
        <w:proofErr w:type="spellEnd"/>
        <w:r w:rsidRPr="00F7658B">
          <w:rPr>
            <w:rPrChange w:id="429" w:author="Lauren Darr" w:date="2018-06-24T20:44:00Z">
              <w:rPr/>
            </w:rPrChange>
          </w:rPr>
          <w:t xml:space="preserve"> and ERSI. While the commercial GIS packages have served as industry standards for some years, open source GIS options are increasing. For example, open source software environments Python and R have GIS libraries such as </w:t>
        </w:r>
        <w:proofErr w:type="spellStart"/>
        <w:r w:rsidRPr="00F7658B">
          <w:rPr>
            <w:rPrChange w:id="430" w:author="Lauren Darr" w:date="2018-06-24T20:44:00Z">
              <w:rPr/>
            </w:rPrChange>
          </w:rPr>
          <w:t>Plotly</w:t>
        </w:r>
        <w:proofErr w:type="spellEnd"/>
        <w:r w:rsidRPr="00F7658B">
          <w:rPr>
            <w:rPrChange w:id="431" w:author="Lauren Darr" w:date="2018-06-24T20:44:00Z">
              <w:rPr/>
            </w:rPrChange>
          </w:rPr>
          <w:t xml:space="preserve">, </w:t>
        </w:r>
        <w:proofErr w:type="spellStart"/>
        <w:r w:rsidRPr="00F7658B">
          <w:rPr>
            <w:rPrChange w:id="432" w:author="Lauren Darr" w:date="2018-06-24T20:44:00Z">
              <w:rPr/>
            </w:rPrChange>
          </w:rPr>
          <w:t>GeoPandas</w:t>
        </w:r>
        <w:proofErr w:type="spellEnd"/>
        <w:r w:rsidRPr="00F7658B">
          <w:rPr>
            <w:rPrChange w:id="433" w:author="Lauren Darr" w:date="2018-06-24T20:44:00Z">
              <w:rPr/>
            </w:rPrChange>
          </w:rPr>
          <w:t>, and Leaflet that enable the creation of robust, interactive geospatial visualizations for free</w:t>
        </w:r>
      </w:ins>
      <w:ins w:id="434" w:author="Lauren Darr" w:date="2018-06-10T09:24:00Z">
        <w:r w:rsidR="000D78B2" w:rsidRPr="00F7658B">
          <w:rPr>
            <w:rPrChange w:id="435" w:author="Lauren Darr" w:date="2018-06-24T20:44:00Z">
              <w:rPr/>
            </w:rPrChange>
          </w:rPr>
          <w:t>.</w:t>
        </w:r>
      </w:ins>
    </w:p>
    <w:p w:rsidR="000D78B2" w:rsidRPr="00F7658B" w:rsidRDefault="000D78B2" w:rsidP="000D78B2">
      <w:pPr>
        <w:pStyle w:val="heading10"/>
        <w:outlineLvl w:val="0"/>
        <w:rPr>
          <w:ins w:id="436" w:author="Lauren Darr" w:date="2018-06-10T09:25:00Z"/>
          <w:rPrChange w:id="437" w:author="Lauren Darr" w:date="2018-06-24T20:44:00Z">
            <w:rPr>
              <w:ins w:id="438" w:author="Lauren Darr" w:date="2018-06-10T09:25:00Z"/>
            </w:rPr>
          </w:rPrChange>
        </w:rPr>
      </w:pPr>
      <w:ins w:id="439" w:author="Lauren Darr" w:date="2018-06-10T09:25:00Z">
        <w:r w:rsidRPr="00F7658B">
          <w:rPr>
            <w:rPrChange w:id="440" w:author="Lauren Darr" w:date="2018-06-24T20:44:00Z">
              <w:rPr/>
            </w:rPrChange>
          </w:rPr>
          <w:t>3   What is exploratory data analysis?</w:t>
        </w:r>
      </w:ins>
    </w:p>
    <w:p w:rsidR="000D78B2" w:rsidRPr="00F7658B" w:rsidRDefault="000D78B2" w:rsidP="000D78B2">
      <w:pPr>
        <w:pStyle w:val="p1a"/>
        <w:rPr>
          <w:ins w:id="441" w:author="Lauren Darr" w:date="2018-06-10T09:25:00Z"/>
          <w:rPrChange w:id="442" w:author="Lauren Darr" w:date="2018-06-24T20:44:00Z">
            <w:rPr>
              <w:ins w:id="443" w:author="Lauren Darr" w:date="2018-06-10T09:25:00Z"/>
            </w:rPr>
          </w:rPrChange>
        </w:rPr>
      </w:pPr>
      <w:ins w:id="444" w:author="Lauren Darr" w:date="2018-06-10T09:25:00Z">
        <w:r w:rsidRPr="00F7658B">
          <w:rPr>
            <w:rPrChange w:id="445" w:author="Lauren Darr" w:date="2018-06-24T20:44:00Z">
              <w:rPr/>
            </w:rPrChange>
          </w:rPr>
          <w:t>Exploratory data analysis (EDA) is a collection of tools and approaches used to understand data structure and gain general insight into a data set [</w:t>
        </w:r>
      </w:ins>
      <w:proofErr w:type="spellStart"/>
      <w:ins w:id="446" w:author="Lauren Darr" w:date="2018-06-24T19:49:00Z">
        <w:r w:rsidR="00F72B7A" w:rsidRPr="00F7658B">
          <w:rPr>
            <w:rPrChange w:id="447" w:author="Lauren Darr" w:date="2018-06-24T20:44:00Z">
              <w:rPr/>
            </w:rPrChange>
          </w:rPr>
          <w:t>Jebb</w:t>
        </w:r>
        <w:proofErr w:type="spellEnd"/>
        <w:r w:rsidR="00F72B7A" w:rsidRPr="00F7658B">
          <w:rPr>
            <w:rPrChange w:id="448" w:author="Lauren Darr" w:date="2018-06-24T20:44:00Z">
              <w:rPr/>
            </w:rPrChange>
          </w:rPr>
          <w:t>, 2017</w:t>
        </w:r>
      </w:ins>
      <w:ins w:id="449" w:author="Lauren Darr" w:date="2018-06-10T09:25:00Z">
        <w:r w:rsidRPr="00F7658B">
          <w:rPr>
            <w:rPrChange w:id="450" w:author="Lauren Darr" w:date="2018-06-24T20:44:00Z">
              <w:rPr/>
            </w:rPrChange>
          </w:rPr>
          <w:t>]. EDA is useful for testing statistical assumptions and generating new hypotheses and patterns [</w:t>
        </w:r>
      </w:ins>
      <w:proofErr w:type="spellStart"/>
      <w:ins w:id="451" w:author="Lauren Darr" w:date="2018-06-24T19:49:00Z">
        <w:r w:rsidR="00F72B7A" w:rsidRPr="00F7658B">
          <w:rPr>
            <w:rPrChange w:id="452" w:author="Lauren Darr" w:date="2018-06-24T20:44:00Z">
              <w:rPr/>
            </w:rPrChange>
          </w:rPr>
          <w:t>Jebb</w:t>
        </w:r>
        <w:proofErr w:type="spellEnd"/>
        <w:r w:rsidR="00F72B7A" w:rsidRPr="00F7658B">
          <w:rPr>
            <w:rPrChange w:id="453" w:author="Lauren Darr" w:date="2018-06-24T20:44:00Z">
              <w:rPr/>
            </w:rPrChange>
          </w:rPr>
          <w:t xml:space="preserve">, </w:t>
        </w:r>
      </w:ins>
      <w:ins w:id="454" w:author="Lauren Darr" w:date="2018-06-24T19:50:00Z">
        <w:r w:rsidR="00F72B7A" w:rsidRPr="00F7658B">
          <w:rPr>
            <w:rPrChange w:id="455" w:author="Lauren Darr" w:date="2018-06-24T20:44:00Z">
              <w:rPr/>
            </w:rPrChange>
          </w:rPr>
          <w:t>2017</w:t>
        </w:r>
      </w:ins>
      <w:ins w:id="456" w:author="Lauren Darr" w:date="2018-06-10T09:25:00Z">
        <w:r w:rsidRPr="00F7658B">
          <w:rPr>
            <w:rPrChange w:id="457" w:author="Lauren Darr" w:date="2018-06-24T20:44:00Z">
              <w:rPr/>
            </w:rPrChange>
          </w:rPr>
          <w:t>]. In the 1970s, statistician John W. Tukey formalized the term EDA and emphasized the need to use exploratory methods such as visualization ‘to force us to notice what we never expected to see’ [</w:t>
        </w:r>
      </w:ins>
      <w:ins w:id="458" w:author="Lauren Darr" w:date="2018-06-24T19:50:00Z">
        <w:r w:rsidR="00F72B7A" w:rsidRPr="00F7658B">
          <w:rPr>
            <w:rPrChange w:id="459" w:author="Lauren Darr" w:date="2018-06-24T20:44:00Z">
              <w:rPr/>
            </w:rPrChange>
          </w:rPr>
          <w:t>Tukey, 1977</w:t>
        </w:r>
      </w:ins>
      <w:ins w:id="460" w:author="Lauren Darr" w:date="2018-06-10T09:25:00Z">
        <w:r w:rsidRPr="00F7658B">
          <w:rPr>
            <w:rPrChange w:id="461" w:author="Lauren Darr" w:date="2018-06-24T20:44:00Z">
              <w:rPr/>
            </w:rPrChange>
          </w:rPr>
          <w:t>]. Tukey emphasized that exploratory methods were not simply descriptive statistics but crucial to accurately applying formal statistical tests [</w:t>
        </w:r>
      </w:ins>
      <w:ins w:id="462" w:author="Lauren Darr" w:date="2018-06-24T19:50:00Z">
        <w:r w:rsidR="00F72B7A" w:rsidRPr="00F7658B">
          <w:rPr>
            <w:rPrChange w:id="463" w:author="Lauren Darr" w:date="2018-06-24T20:44:00Z">
              <w:rPr/>
            </w:rPrChange>
          </w:rPr>
          <w:t>Tukey, 1977</w:t>
        </w:r>
      </w:ins>
      <w:ins w:id="464" w:author="Lauren Darr" w:date="2018-06-10T09:25:00Z">
        <w:r w:rsidRPr="00F7658B">
          <w:rPr>
            <w:rPrChange w:id="465" w:author="Lauren Darr" w:date="2018-06-24T20:44:00Z">
              <w:rPr/>
            </w:rPrChange>
          </w:rPr>
          <w:t>].</w:t>
        </w:r>
      </w:ins>
    </w:p>
    <w:p w:rsidR="004804B1" w:rsidRPr="00F7658B" w:rsidRDefault="000D78B2" w:rsidP="0071103E">
      <w:pPr>
        <w:ind w:firstLine="274"/>
        <w:rPr>
          <w:ins w:id="466" w:author="Lauren Darr" w:date="2018-05-08T08:40:00Z"/>
          <w:rPrChange w:id="467" w:author="Lauren Darr" w:date="2018-06-24T20:44:00Z">
            <w:rPr>
              <w:ins w:id="468" w:author="Lauren Darr" w:date="2018-05-08T08:40:00Z"/>
            </w:rPr>
          </w:rPrChange>
        </w:rPr>
        <w:pPrChange w:id="469" w:author="Lauren Darr" w:date="2018-06-24T20:25:00Z">
          <w:pPr>
            <w:ind w:firstLine="0"/>
          </w:pPr>
        </w:pPrChange>
      </w:pPr>
      <w:ins w:id="470" w:author="Lauren Darr" w:date="2018-06-10T09:25:00Z">
        <w:r w:rsidRPr="00F7658B">
          <w:rPr>
            <w:rPrChange w:id="471" w:author="Lauren Darr" w:date="2018-06-24T20:44:00Z">
              <w:rPr/>
            </w:rPrChange>
          </w:rPr>
          <w:t xml:space="preserve">EDA is a major component of developing a geovisual framework for NIBRS incident data. Before incident data can be mapped to a geographic plane, the data must be explored for accuracy, anomalies, and general understanding of the variables. EDA goes hand in hand with data cleaning or pre-processing. Section 4.3 ‘Data Pre-Processing’ details steps taken to explore and clean the example incident data. However, EDA is not limited to the steps taken in this project. It is important to remember that EDA and data cleaning are flexible and iterative processes highly dependent on the data set in use.  </w:t>
        </w:r>
      </w:ins>
      <w:ins w:id="472" w:author="Lauren Darr" w:date="2018-05-15T09:11:00Z">
        <w:r w:rsidR="00C902AE" w:rsidRPr="00F7658B">
          <w:rPr>
            <w:rPrChange w:id="473" w:author="Lauren Darr" w:date="2018-06-24T20:44:00Z">
              <w:rPr/>
            </w:rPrChange>
          </w:rPr>
          <w:t xml:space="preserve"> </w:t>
        </w:r>
      </w:ins>
      <w:ins w:id="474" w:author="Lauren Darr" w:date="2018-05-15T09:06:00Z">
        <w:r w:rsidR="00C902AE" w:rsidRPr="00F7658B">
          <w:rPr>
            <w:rPrChange w:id="475" w:author="Lauren Darr" w:date="2018-06-24T20:44:00Z">
              <w:rPr/>
            </w:rPrChange>
          </w:rPr>
          <w:t xml:space="preserve">  </w:t>
        </w:r>
      </w:ins>
    </w:p>
    <w:p w:rsidR="003220EC" w:rsidRPr="00F7658B" w:rsidDel="00B7190D" w:rsidRDefault="003220EC" w:rsidP="003220EC">
      <w:pPr>
        <w:ind w:firstLine="0"/>
        <w:rPr>
          <w:ins w:id="476" w:author="Crowder, Michael" w:date="2018-03-14T19:54:00Z"/>
          <w:del w:id="477" w:author="Lauren Darr" w:date="2018-05-09T12:10:00Z"/>
          <w:rPrChange w:id="478" w:author="Lauren Darr" w:date="2018-06-24T20:44:00Z">
            <w:rPr>
              <w:ins w:id="479" w:author="Crowder, Michael" w:date="2018-03-14T19:54:00Z"/>
              <w:del w:id="480" w:author="Lauren Darr" w:date="2018-05-09T12:10:00Z"/>
            </w:rPr>
          </w:rPrChange>
        </w:rPr>
      </w:pPr>
    </w:p>
    <w:p w:rsidR="00A7643E" w:rsidRPr="00F7658B" w:rsidDel="00C47BDC" w:rsidRDefault="00A7643E" w:rsidP="003220EC">
      <w:pPr>
        <w:ind w:firstLine="0"/>
        <w:rPr>
          <w:ins w:id="481" w:author="Crowder, Michael" w:date="2018-03-14T19:54:00Z"/>
          <w:del w:id="482" w:author="Lauren Darr" w:date="2018-05-02T12:04:00Z"/>
          <w:rPrChange w:id="483" w:author="Lauren Darr" w:date="2018-06-24T20:44:00Z">
            <w:rPr>
              <w:ins w:id="484" w:author="Crowder, Michael" w:date="2018-03-14T19:54:00Z"/>
              <w:del w:id="485" w:author="Lauren Darr" w:date="2018-05-02T12:04:00Z"/>
            </w:rPr>
          </w:rPrChange>
        </w:rPr>
      </w:pPr>
    </w:p>
    <w:p w:rsidR="00260A6C" w:rsidRPr="00F7658B" w:rsidDel="00B7190D" w:rsidRDefault="00A7643E" w:rsidP="00A7643E">
      <w:pPr>
        <w:ind w:firstLine="0"/>
        <w:rPr>
          <w:ins w:id="486" w:author="Crowder, Michael" w:date="2018-03-14T19:54:00Z"/>
          <w:del w:id="487" w:author="Lauren Darr" w:date="2018-05-09T12:10:00Z"/>
          <w:rPrChange w:id="488" w:author="Lauren Darr" w:date="2018-06-24T20:44:00Z">
            <w:rPr>
              <w:ins w:id="489" w:author="Crowder, Michael" w:date="2018-03-14T19:54:00Z"/>
              <w:del w:id="490" w:author="Lauren Darr" w:date="2018-05-09T12:10:00Z"/>
            </w:rPr>
          </w:rPrChange>
        </w:rPr>
      </w:pPr>
      <w:ins w:id="491" w:author="Crowder, Michael" w:date="2018-03-14T19:54:00Z">
        <w:del w:id="492" w:author="Lauren Darr" w:date="2018-05-09T12:10:00Z">
          <w:r w:rsidRPr="00F7658B" w:rsidDel="00B7190D">
            <w:rPr>
              <w:rPrChange w:id="493" w:author="Lauren Darr" w:date="2018-06-24T20:44:00Z">
                <w:rPr/>
              </w:rPrChange>
            </w:rPr>
            <w:delText>A majority of the population does not actively execute data exploration methods in their daily life. Another barrier to understanding is the need for more education in the realm of data and statistics so that citizens can evaluate and make judgements about the validity of claims [8]. These two potential issues leave us with a problem that this paper tries to solve at least in terms of the geovisual aspect of data exploration by a novice user.</w:delText>
          </w:r>
        </w:del>
      </w:ins>
    </w:p>
    <w:p w:rsidR="00895E5A" w:rsidRPr="00F7658B" w:rsidDel="00780CEF" w:rsidRDefault="00CB44BE" w:rsidP="003E1437">
      <w:pPr>
        <w:ind w:firstLine="0"/>
        <w:outlineLvl w:val="0"/>
        <w:rPr>
          <w:del w:id="494" w:author="Lauren Darr" w:date="2018-03-12T22:42:00Z"/>
          <w:rPrChange w:id="495" w:author="Lauren Darr" w:date="2018-06-24T20:44:00Z">
            <w:rPr>
              <w:del w:id="496" w:author="Lauren Darr" w:date="2018-03-12T22:42:00Z"/>
            </w:rPr>
          </w:rPrChange>
        </w:rPr>
      </w:pPr>
      <w:del w:id="497" w:author="Lauren Darr" w:date="2018-03-08T15:03:00Z">
        <w:r w:rsidRPr="00F7658B" w:rsidDel="00532D9B">
          <w:rPr>
            <w:rPrChange w:id="498" w:author="Lauren Darr" w:date="2018-06-24T20:44:00Z">
              <w:rPr/>
            </w:rPrChange>
          </w:rPr>
          <w:delText xml:space="preserve">Much of the work on </w:delText>
        </w:r>
      </w:del>
      <w:del w:id="499" w:author="Lauren Darr" w:date="2018-03-09T16:50:00Z">
        <w:r w:rsidRPr="00F7658B" w:rsidDel="002C16D7">
          <w:rPr>
            <w:rPrChange w:id="500" w:author="Lauren Darr" w:date="2018-06-24T20:44:00Z">
              <w:rPr/>
            </w:rPrChange>
          </w:rPr>
          <w:delText xml:space="preserve">Open Data is still new and developing fast [1]. Open </w:delText>
        </w:r>
      </w:del>
      <w:del w:id="501" w:author="Lauren Darr" w:date="2018-03-09T17:10:00Z">
        <w:r w:rsidRPr="00F7658B" w:rsidDel="0033784F">
          <w:rPr>
            <w:rPrChange w:id="502" w:author="Lauren Darr" w:date="2018-06-24T20:44:00Z">
              <w:rPr/>
            </w:rPrChange>
          </w:rPr>
          <w:delText xml:space="preserve">data in government enables transparency between government and its citizens. </w:delText>
        </w:r>
      </w:del>
      <w:del w:id="503" w:author="Lauren Darr" w:date="2018-05-09T12:09:00Z">
        <w:r w:rsidR="005527BC" w:rsidRPr="00F7658B" w:rsidDel="00B7190D">
          <w:rPr>
            <w:rPrChange w:id="504" w:author="Lauren Darr" w:date="2018-06-24T20:44:00Z">
              <w:rPr/>
            </w:rPrChange>
          </w:rPr>
          <w:delText xml:space="preserve">For open data in government to </w:delText>
        </w:r>
      </w:del>
      <w:del w:id="505" w:author="Lauren Darr" w:date="2018-03-09T17:11:00Z">
        <w:r w:rsidR="005527BC" w:rsidRPr="00F7658B" w:rsidDel="0033784F">
          <w:rPr>
            <w:rPrChange w:id="506" w:author="Lauren Darr" w:date="2018-06-24T20:44:00Z">
              <w:rPr/>
            </w:rPrChange>
          </w:rPr>
          <w:delText>work</w:delText>
        </w:r>
      </w:del>
      <w:del w:id="507" w:author="Lauren Darr" w:date="2018-05-09T12:09:00Z">
        <w:r w:rsidR="005527BC" w:rsidRPr="00F7658B" w:rsidDel="00B7190D">
          <w:rPr>
            <w:rPrChange w:id="508" w:author="Lauren Darr" w:date="2018-06-24T20:44:00Z">
              <w:rPr/>
            </w:rPrChange>
          </w:rPr>
          <w:delText xml:space="preserve"> as intended </w:delText>
        </w:r>
      </w:del>
      <w:del w:id="509" w:author="Lauren Darr" w:date="2018-03-09T17:11:00Z">
        <w:r w:rsidR="005527BC" w:rsidRPr="00F7658B" w:rsidDel="0033784F">
          <w:rPr>
            <w:rPrChange w:id="510" w:author="Lauren Darr" w:date="2018-06-24T20:44:00Z">
              <w:rPr/>
            </w:rPrChange>
          </w:rPr>
          <w:delText xml:space="preserve">we </w:delText>
        </w:r>
      </w:del>
      <w:del w:id="511" w:author="Lauren Darr" w:date="2018-05-09T12:09:00Z">
        <w:r w:rsidR="005527BC" w:rsidRPr="00F7658B" w:rsidDel="00B7190D">
          <w:rPr>
            <w:rPrChange w:id="512" w:author="Lauren Darr" w:date="2018-06-24T20:44:00Z">
              <w:rPr/>
            </w:rPrChange>
          </w:rPr>
          <w:delText xml:space="preserve">need </w:delText>
        </w:r>
      </w:del>
      <w:del w:id="513" w:author="Lauren Darr" w:date="2018-03-09T17:11:00Z">
        <w:r w:rsidR="005527BC" w:rsidRPr="00F7658B" w:rsidDel="0033784F">
          <w:rPr>
            <w:rPrChange w:id="514" w:author="Lauren Darr" w:date="2018-06-24T20:44:00Z">
              <w:rPr/>
            </w:rPrChange>
          </w:rPr>
          <w:delText>two parties to provide those resources</w:delText>
        </w:r>
      </w:del>
      <w:del w:id="515" w:author="Lauren Darr" w:date="2018-05-09T12:09:00Z">
        <w:r w:rsidR="005527BC" w:rsidRPr="00F7658B" w:rsidDel="00B7190D">
          <w:rPr>
            <w:rPrChange w:id="516" w:author="Lauren Darr" w:date="2018-06-24T20:44:00Z">
              <w:rPr/>
            </w:rPrChange>
          </w:rPr>
          <w:delText xml:space="preserve">. </w:delText>
        </w:r>
      </w:del>
      <w:del w:id="517" w:author="Lauren Darr" w:date="2018-03-09T17:13:00Z">
        <w:r w:rsidR="005527BC" w:rsidRPr="00F7658B" w:rsidDel="0033784F">
          <w:rPr>
            <w:rPrChange w:id="518" w:author="Lauren Darr" w:date="2018-06-24T20:44:00Z">
              <w:rPr/>
            </w:rPrChange>
          </w:rPr>
          <w:delText>One of those resources is</w:delText>
        </w:r>
      </w:del>
      <w:del w:id="519" w:author="Lauren Darr" w:date="2018-03-09T17:14:00Z">
        <w:r w:rsidR="005527BC" w:rsidRPr="00F7658B" w:rsidDel="0033784F">
          <w:rPr>
            <w:rPrChange w:id="520" w:author="Lauren Darr" w:date="2018-06-24T20:44:00Z">
              <w:rPr/>
            </w:rPrChange>
          </w:rPr>
          <w:delText xml:space="preserve"> i</w:delText>
        </w:r>
      </w:del>
      <w:del w:id="521" w:author="Lauren Darr" w:date="2018-05-09T12:09:00Z">
        <w:r w:rsidR="005527BC" w:rsidRPr="00F7658B" w:rsidDel="00B7190D">
          <w:rPr>
            <w:rPrChange w:id="522" w:author="Lauren Darr" w:date="2018-06-24T20:44:00Z">
              <w:rPr/>
            </w:rPrChange>
          </w:rPr>
          <w:delText xml:space="preserve">nformation from a government agency. </w:delText>
        </w:r>
      </w:del>
      <w:del w:id="523" w:author="Lauren Darr" w:date="2018-03-09T17:16:00Z">
        <w:r w:rsidR="005527BC" w:rsidRPr="00F7658B" w:rsidDel="00412B3D">
          <w:rPr>
            <w:rPrChange w:id="524" w:author="Lauren Darr" w:date="2018-06-24T20:44:00Z">
              <w:rPr/>
            </w:rPrChange>
          </w:rPr>
          <w:delText>In</w:delText>
        </w:r>
      </w:del>
      <w:del w:id="525" w:author="Lauren Darr" w:date="2018-03-09T17:30:00Z">
        <w:r w:rsidR="005527BC" w:rsidRPr="00F7658B" w:rsidDel="00C23C29">
          <w:rPr>
            <w:rPrChange w:id="526" w:author="Lauren Darr" w:date="2018-06-24T20:44:00Z">
              <w:rPr/>
            </w:rPrChange>
          </w:rPr>
          <w:delText xml:space="preserve"> </w:delText>
        </w:r>
      </w:del>
      <w:del w:id="527" w:author="Lauren Darr" w:date="2018-03-09T17:14:00Z">
        <w:r w:rsidR="005527BC" w:rsidRPr="00F7658B" w:rsidDel="0033784F">
          <w:rPr>
            <w:rPrChange w:id="528" w:author="Lauren Darr" w:date="2018-06-24T20:44:00Z">
              <w:rPr/>
            </w:rPrChange>
          </w:rPr>
          <w:delText xml:space="preserve">our case </w:delText>
        </w:r>
      </w:del>
      <w:del w:id="529" w:author="Lauren Darr" w:date="2018-03-09T17:15:00Z">
        <w:r w:rsidR="005527BC" w:rsidRPr="00F7658B" w:rsidDel="00412B3D">
          <w:rPr>
            <w:rPrChange w:id="530" w:author="Lauren Darr" w:date="2018-06-24T20:44:00Z">
              <w:rPr/>
            </w:rPrChange>
          </w:rPr>
          <w:delText xml:space="preserve">this </w:delText>
        </w:r>
      </w:del>
      <w:del w:id="531" w:author="Lauren Darr" w:date="2018-03-09T17:14:00Z">
        <w:r w:rsidR="005527BC" w:rsidRPr="00F7658B" w:rsidDel="0033784F">
          <w:rPr>
            <w:rPrChange w:id="532" w:author="Lauren Darr" w:date="2018-06-24T20:44:00Z">
              <w:rPr/>
            </w:rPrChange>
          </w:rPr>
          <w:delText xml:space="preserve">is </w:delText>
        </w:r>
      </w:del>
      <w:del w:id="533" w:author="Lauren Darr" w:date="2018-05-09T12:09:00Z">
        <w:r w:rsidR="005527BC" w:rsidRPr="00F7658B" w:rsidDel="00B7190D">
          <w:rPr>
            <w:rPrChange w:id="534" w:author="Lauren Darr" w:date="2018-06-24T20:44:00Z">
              <w:rPr/>
            </w:rPrChange>
          </w:rPr>
          <w:delText>NIBRS data provided by most larger law enforcement agencies currently, and by 2021 by the rest of the nation’s law enforcement agencies. The second part is data, or statistical literacy of the public who would consume this data. A majority of</w:delText>
        </w:r>
        <w:r w:rsidR="00C2667C" w:rsidRPr="00F7658B" w:rsidDel="00B7190D">
          <w:rPr>
            <w:rPrChange w:id="535" w:author="Lauren Darr" w:date="2018-06-24T20:44:00Z">
              <w:rPr/>
            </w:rPrChange>
          </w:rPr>
          <w:delText xml:space="preserve"> the population does not activel</w:delText>
        </w:r>
        <w:r w:rsidR="005527BC" w:rsidRPr="00F7658B" w:rsidDel="00B7190D">
          <w:rPr>
            <w:rPrChange w:id="536" w:author="Lauren Darr" w:date="2018-06-24T20:44:00Z">
              <w:rPr/>
            </w:rPrChange>
          </w:rPr>
          <w:delText>y execute data exploration methods in their daily life. Another barrier to understanding is the need for more education in the realm of data and statistics</w:delText>
        </w:r>
        <w:r w:rsidR="001F15BC" w:rsidRPr="00F7658B" w:rsidDel="00B7190D">
          <w:rPr>
            <w:rPrChange w:id="537" w:author="Lauren Darr" w:date="2018-06-24T20:44:00Z">
              <w:rPr/>
            </w:rPrChange>
          </w:rPr>
          <w:delText xml:space="preserve"> so that citizens can evaluate and make judgements about the validity of claims [2]. These two potential issues leave us with a problem that this paper tries to solve at least in terms of the visual aspect of data exploration by a novice user.</w:delText>
        </w:r>
      </w:del>
    </w:p>
    <w:p w:rsidR="001E626F" w:rsidRPr="00F7658B" w:rsidDel="00076F57" w:rsidRDefault="00AC2A6D" w:rsidP="003E1437">
      <w:pPr>
        <w:ind w:firstLine="0"/>
        <w:outlineLvl w:val="0"/>
        <w:rPr>
          <w:del w:id="538" w:author="Lauren Darr" w:date="2018-03-10T08:15:00Z"/>
          <w:rPrChange w:id="539" w:author="Lauren Darr" w:date="2018-06-24T20:44:00Z">
            <w:rPr>
              <w:del w:id="540" w:author="Lauren Darr" w:date="2018-03-10T08:15:00Z"/>
            </w:rPr>
          </w:rPrChange>
        </w:rPr>
      </w:pPr>
      <w:ins w:id="541" w:author="Crowder, Michael" w:date="2018-03-11T13:55:00Z">
        <w:del w:id="542" w:author="Lauren Darr" w:date="2018-05-02T12:07:00Z">
          <w:r w:rsidRPr="00F7658B" w:rsidDel="00C47BDC">
            <w:rPr>
              <w:rPrChange w:id="543" w:author="Lauren Darr" w:date="2018-06-24T20:44:00Z">
                <w:rPr/>
              </w:rPrChange>
            </w:rPr>
            <w:delText>1.</w:delText>
          </w:r>
        </w:del>
      </w:ins>
    </w:p>
    <w:p w:rsidR="001E626F" w:rsidRPr="00F7658B" w:rsidDel="00076F57" w:rsidRDefault="001E626F" w:rsidP="003E1437">
      <w:pPr>
        <w:ind w:firstLine="0"/>
        <w:outlineLvl w:val="0"/>
        <w:rPr>
          <w:del w:id="544" w:author="Lauren Darr" w:date="2018-03-10T08:15:00Z"/>
          <w:rPrChange w:id="545" w:author="Lauren Darr" w:date="2018-06-24T20:44:00Z">
            <w:rPr>
              <w:del w:id="546" w:author="Lauren Darr" w:date="2018-03-10T08:15:00Z"/>
            </w:rPr>
          </w:rPrChange>
        </w:rPr>
      </w:pPr>
      <w:del w:id="547" w:author="Lauren Darr" w:date="2018-03-10T08:15:00Z">
        <w:r w:rsidRPr="00F7658B" w:rsidDel="00076F57">
          <w:rPr>
            <w:rPrChange w:id="548" w:author="Lauren Darr" w:date="2018-06-24T20:44:00Z">
              <w:rPr/>
            </w:rPrChange>
          </w:rPr>
          <w:delText>The history of open data</w:delText>
        </w:r>
        <w:r w:rsidR="00AF3A91" w:rsidRPr="00F7658B" w:rsidDel="00076F57">
          <w:rPr>
            <w:rPrChange w:id="549" w:author="Lauren Darr" w:date="2018-06-24T20:44:00Z">
              <w:rPr/>
            </w:rPrChange>
          </w:rPr>
          <w:delText xml:space="preserve"> in government</w:delText>
        </w:r>
        <w:r w:rsidRPr="00F7658B" w:rsidDel="00076F57">
          <w:rPr>
            <w:rPrChange w:id="550" w:author="Lauren Darr" w:date="2018-06-24T20:44:00Z">
              <w:rPr/>
            </w:rPrChange>
          </w:rPr>
          <w:delText xml:space="preserve"> as our society knows it is still developing. Data has been available from government agencies for years, but very inconvenient for a citizen to access. </w:delText>
        </w:r>
        <w:r w:rsidR="003D4986" w:rsidRPr="00F7658B" w:rsidDel="00076F57">
          <w:rPr>
            <w:rPrChange w:id="551" w:author="Lauren Darr" w:date="2018-06-24T20:44:00Z">
              <w:rPr/>
            </w:rPrChange>
          </w:rPr>
          <w:delText>Leaving a citizen or a business interested in public data to pay a company that specialized in collecting data. In 2013 the United States government formally recognized information as a valuable national resource in a memorandum to the heads of executive departments and agencies called memo M-13-</w:delText>
        </w:r>
        <w:r w:rsidR="00AF3A91" w:rsidRPr="00F7658B" w:rsidDel="00076F57">
          <w:rPr>
            <w:rPrChange w:id="552" w:author="Lauren Darr" w:date="2018-06-24T20:44:00Z">
              <w:rPr/>
            </w:rPrChange>
          </w:rPr>
          <w:delText>13 Open Data Policy-Managing Information as an Asset.</w:delText>
        </w:r>
        <w:r w:rsidR="003D4986" w:rsidRPr="00F7658B" w:rsidDel="00076F57">
          <w:rPr>
            <w:rPrChange w:id="553" w:author="Lauren Darr" w:date="2018-06-24T20:44:00Z">
              <w:rPr/>
            </w:rPrChange>
          </w:rPr>
          <w:delText xml:space="preserve"> Motivation behind the memo was to make information resources accessible, discoverable and usable by the public [3]. </w:delText>
        </w:r>
        <w:r w:rsidR="00AF3A91" w:rsidRPr="00F7658B" w:rsidDel="00076F57">
          <w:rPr>
            <w:rPrChange w:id="554" w:author="Lauren Darr" w:date="2018-06-24T20:44:00Z">
              <w:rPr/>
            </w:rPrChange>
          </w:rPr>
          <w:delText>One of the key pillars of this memo was the accessible mentioned in the memo. It stat</w:delText>
        </w:r>
        <w:r w:rsidR="00C2667C" w:rsidRPr="00F7658B" w:rsidDel="00076F57">
          <w:rPr>
            <w:rPrChange w:id="555" w:author="Lauren Darr" w:date="2018-06-24T20:44:00Z">
              <w:rPr/>
            </w:rPrChange>
          </w:rPr>
          <w:delText>e</w:delText>
        </w:r>
        <w:r w:rsidR="00AF3A91" w:rsidRPr="00F7658B" w:rsidDel="00076F57">
          <w:rPr>
            <w:rPrChange w:id="556" w:author="Lauren Darr" w:date="2018-06-24T20:44:00Z">
              <w:rPr/>
            </w:rPrChange>
          </w:rPr>
          <w:delText>s that open data must be made available in convenient, modifiable and open formats. These formats must be machine-readable and should be made available to the widest range of users for the widest range of purposes.</w:delText>
        </w:r>
      </w:del>
    </w:p>
    <w:p w:rsidR="00F15E39" w:rsidRPr="00F7658B" w:rsidDel="00076F57" w:rsidRDefault="00F15E39" w:rsidP="003E1437">
      <w:pPr>
        <w:ind w:firstLine="0"/>
        <w:outlineLvl w:val="0"/>
        <w:rPr>
          <w:del w:id="557" w:author="Lauren Darr" w:date="2018-03-10T08:15:00Z"/>
          <w:rPrChange w:id="558" w:author="Lauren Darr" w:date="2018-06-24T20:44:00Z">
            <w:rPr>
              <w:del w:id="559" w:author="Lauren Darr" w:date="2018-03-10T08:15:00Z"/>
            </w:rPr>
          </w:rPrChange>
        </w:rPr>
      </w:pPr>
    </w:p>
    <w:p w:rsidR="00F15E39" w:rsidRPr="00F7658B" w:rsidDel="00076F57" w:rsidRDefault="00F15E39" w:rsidP="003E1437">
      <w:pPr>
        <w:ind w:firstLine="0"/>
        <w:outlineLvl w:val="0"/>
        <w:rPr>
          <w:del w:id="560" w:author="Lauren Darr" w:date="2018-03-10T08:15:00Z"/>
          <w:rPrChange w:id="561" w:author="Lauren Darr" w:date="2018-06-24T20:44:00Z">
            <w:rPr>
              <w:del w:id="562" w:author="Lauren Darr" w:date="2018-03-10T08:15:00Z"/>
            </w:rPr>
          </w:rPrChange>
        </w:rPr>
      </w:pPr>
      <w:del w:id="563" w:author="Lauren Darr" w:date="2018-03-10T08:15:00Z">
        <w:r w:rsidRPr="00F7658B" w:rsidDel="00076F57">
          <w:rPr>
            <w:rPrChange w:id="564" w:author="Lauren Darr" w:date="2018-06-24T20:44:00Z">
              <w:rPr/>
            </w:rPrChange>
          </w:rPr>
          <w:delText xml:space="preserve">The National Incident Based Reporting System, or NIBRS for the rest of the paper </w:delText>
        </w:r>
        <w:r w:rsidR="00AE4A5A" w:rsidRPr="00F7658B" w:rsidDel="00076F57">
          <w:rPr>
            <w:rPrChange w:id="565" w:author="Lauren Darr" w:date="2018-06-24T20:44:00Z">
              <w:rPr/>
            </w:rPrChange>
          </w:rPr>
          <w:delText>was developed in accordance with the Federal Bureau of Investigation (FBI) Uniform Crime Reports (UCR) to help support the ability of the FBI and other interested parties with the ability to analyze and report on national crime statistics. The UCR program was conceived in 1929, and the FBI was tasked with collecting, publishing and storing those statistics.</w:delText>
        </w:r>
        <w:r w:rsidR="001E626F" w:rsidRPr="00F7658B" w:rsidDel="00076F57">
          <w:rPr>
            <w:rPrChange w:id="566" w:author="Lauren Darr" w:date="2018-06-24T20:44:00Z">
              <w:rPr/>
            </w:rPrChange>
          </w:rPr>
          <w:delText xml:space="preserve"> The big difference between NIBRS versus UCR is that NIBRS provides more in-depth reporting on the crime being reported. </w:delText>
        </w:r>
      </w:del>
    </w:p>
    <w:p w:rsidR="00C951AE" w:rsidRPr="00F7658B" w:rsidDel="00C47BDC" w:rsidRDefault="00C951AE" w:rsidP="003E1437">
      <w:pPr>
        <w:pStyle w:val="heading20"/>
        <w:outlineLvl w:val="0"/>
        <w:rPr>
          <w:del w:id="567" w:author="Lauren Darr" w:date="2018-05-02T12:07:00Z"/>
          <w:rPrChange w:id="568" w:author="Lauren Darr" w:date="2018-06-24T20:44:00Z">
            <w:rPr>
              <w:del w:id="569" w:author="Lauren Darr" w:date="2018-05-02T12:07:00Z"/>
            </w:rPr>
          </w:rPrChange>
        </w:rPr>
      </w:pPr>
      <w:del w:id="570" w:author="Lauren Darr" w:date="2018-05-02T12:07:00Z">
        <w:r w:rsidRPr="00F7658B" w:rsidDel="00C47BDC">
          <w:rPr>
            <w:rPrChange w:id="571" w:author="Lauren Darr" w:date="2018-06-24T20:44:00Z">
              <w:rPr/>
            </w:rPrChange>
          </w:rPr>
          <w:delText>1.1</w:delText>
        </w:r>
      </w:del>
      <w:ins w:id="572" w:author="Crowder, Michael" w:date="2018-03-11T13:55:00Z">
        <w:del w:id="573" w:author="Lauren Darr" w:date="2018-05-02T12:06:00Z">
          <w:r w:rsidR="00AC2A6D" w:rsidRPr="00F7658B" w:rsidDel="00C47BDC">
            <w:rPr>
              <w:rPrChange w:id="574" w:author="Lauren Darr" w:date="2018-06-24T20:44:00Z">
                <w:rPr/>
              </w:rPrChange>
            </w:rPr>
            <w:delText>1</w:delText>
          </w:r>
        </w:del>
      </w:ins>
      <w:ins w:id="575" w:author="Crowder, Michael" w:date="2018-03-11T13:53:00Z">
        <w:del w:id="576" w:author="Lauren Darr" w:date="2018-05-02T12:07:00Z">
          <w:r w:rsidR="00CE78D8" w:rsidRPr="00F7658B" w:rsidDel="00C47BDC">
            <w:rPr>
              <w:rPrChange w:id="577" w:author="Lauren Darr" w:date="2018-06-24T20:44:00Z">
                <w:rPr/>
              </w:rPrChange>
            </w:rPr>
            <w:delText xml:space="preserve"> </w:delText>
          </w:r>
        </w:del>
      </w:ins>
      <w:del w:id="578" w:author="Lauren Darr" w:date="2018-05-02T12:07:00Z">
        <w:r w:rsidRPr="00F7658B" w:rsidDel="00C47BDC">
          <w:rPr>
            <w:rPrChange w:id="579" w:author="Lauren Darr" w:date="2018-06-24T20:44:00Z">
              <w:rPr/>
            </w:rPrChange>
          </w:rPr>
          <w:delText xml:space="preserve">   Checking the PDF File</w:delText>
        </w:r>
      </w:del>
      <w:ins w:id="580" w:author="Crowder, Michael" w:date="2018-03-11T13:53:00Z">
        <w:del w:id="581" w:author="Lauren Darr" w:date="2018-03-13T13:58:00Z">
          <w:r w:rsidR="00AC2A6D" w:rsidRPr="00F7658B" w:rsidDel="00604494">
            <w:rPr>
              <w:rPrChange w:id="582" w:author="Lauren Darr" w:date="2018-06-24T20:44:00Z">
                <w:rPr/>
              </w:rPrChange>
            </w:rPr>
            <w:delText>Related Work</w:delText>
          </w:r>
        </w:del>
      </w:ins>
    </w:p>
    <w:p w:rsidR="004C1F94" w:rsidRPr="00F7658B" w:rsidDel="00EF7109" w:rsidRDefault="00F9757E">
      <w:pPr>
        <w:pStyle w:val="p1a"/>
        <w:rPr>
          <w:ins w:id="583" w:author="Crowder, Michael" w:date="2018-03-11T15:17:00Z"/>
          <w:del w:id="584" w:author="Lauren Darr" w:date="2018-05-09T12:06:00Z"/>
          <w:rPrChange w:id="585" w:author="Lauren Darr" w:date="2018-06-24T20:44:00Z">
            <w:rPr>
              <w:ins w:id="586" w:author="Crowder, Michael" w:date="2018-03-11T15:17:00Z"/>
              <w:del w:id="587" w:author="Lauren Darr" w:date="2018-05-09T12:06:00Z"/>
            </w:rPr>
          </w:rPrChange>
        </w:rPr>
        <w:pPrChange w:id="588" w:author="Crowder, Michael" w:date="2018-03-11T14:09:00Z">
          <w:pPr/>
        </w:pPrChange>
      </w:pPr>
      <w:ins w:id="589" w:author="Crowder, Michael" w:date="2018-03-11T14:39:00Z">
        <w:del w:id="590" w:author="Lauren Darr" w:date="2018-05-09T12:06:00Z">
          <w:r w:rsidRPr="00F7658B" w:rsidDel="00EF7109">
            <w:rPr>
              <w:rPrChange w:id="591" w:author="Lauren Darr" w:date="2018-06-24T20:44:00Z">
                <w:rPr/>
              </w:rPrChange>
            </w:rPr>
            <w:delText>Richard Hamming</w:delText>
          </w:r>
        </w:del>
      </w:ins>
      <w:ins w:id="592" w:author="Crowder, Michael" w:date="2018-03-11T14:41:00Z">
        <w:del w:id="593" w:author="Lauren Darr" w:date="2018-05-09T12:06:00Z">
          <w:r w:rsidR="00CB5E51" w:rsidRPr="00F7658B" w:rsidDel="00EF7109">
            <w:rPr>
              <w:rPrChange w:id="594" w:author="Lauren Darr" w:date="2018-06-24T20:44:00Z">
                <w:rPr/>
              </w:rPrChange>
            </w:rPr>
            <w:delText xml:space="preserve"> in 1962 stated that “The purpose of com</w:delText>
          </w:r>
        </w:del>
      </w:ins>
      <w:ins w:id="595" w:author="Crowder, Michael" w:date="2018-03-11T14:42:00Z">
        <w:del w:id="596" w:author="Lauren Darr" w:date="2018-05-09T12:06:00Z">
          <w:r w:rsidR="00CB5E51" w:rsidRPr="00F7658B" w:rsidDel="00EF7109">
            <w:rPr>
              <w:rPrChange w:id="597" w:author="Lauren Darr" w:date="2018-06-24T20:44:00Z">
                <w:rPr/>
              </w:rPrChange>
            </w:rPr>
            <w:delText>p</w:delText>
          </w:r>
        </w:del>
      </w:ins>
      <w:ins w:id="598" w:author="Crowder, Michael" w:date="2018-03-11T14:41:00Z">
        <w:del w:id="599" w:author="Lauren Darr" w:date="2018-05-09T12:06:00Z">
          <w:r w:rsidR="00CB5E51" w:rsidRPr="00F7658B" w:rsidDel="00EF7109">
            <w:rPr>
              <w:rPrChange w:id="600" w:author="Lauren Darr" w:date="2018-06-24T20:44:00Z">
                <w:rPr/>
              </w:rPrChange>
            </w:rPr>
            <w:delText>uting is insight, not numbers</w:delText>
          </w:r>
        </w:del>
      </w:ins>
      <w:ins w:id="601" w:author="Crowder, Michael" w:date="2018-03-11T14:42:00Z">
        <w:del w:id="602" w:author="Lauren Darr" w:date="2018-05-09T12:06:00Z">
          <w:r w:rsidR="00CB5E51" w:rsidRPr="00F7658B" w:rsidDel="00EF7109">
            <w:rPr>
              <w:rPrChange w:id="603" w:author="Lauren Darr" w:date="2018-06-24T20:44:00Z">
                <w:rPr/>
              </w:rPrChange>
            </w:rPr>
            <w:delText>”.</w:delText>
          </w:r>
        </w:del>
      </w:ins>
      <w:ins w:id="604" w:author="Crowder, Michael" w:date="2018-03-11T14:39:00Z">
        <w:del w:id="605" w:author="Lauren Darr" w:date="2018-05-09T12:06:00Z">
          <w:r w:rsidRPr="00F7658B" w:rsidDel="00EF7109">
            <w:rPr>
              <w:rPrChange w:id="606" w:author="Lauren Darr" w:date="2018-06-24T20:44:00Z">
                <w:rPr/>
              </w:rPrChange>
            </w:rPr>
            <w:delText xml:space="preserve"> </w:delText>
          </w:r>
        </w:del>
      </w:ins>
      <w:ins w:id="607" w:author="Crowder, Michael" w:date="2018-03-11T14:01:00Z">
        <w:del w:id="608" w:author="Lauren Darr" w:date="2018-05-09T12:06:00Z">
          <w:r w:rsidR="00AC2A6D" w:rsidRPr="00F7658B" w:rsidDel="00EF7109">
            <w:rPr>
              <w:rPrChange w:id="609" w:author="Lauren Darr" w:date="2018-06-24T20:44:00Z">
                <w:rPr/>
              </w:rPrChange>
            </w:rPr>
            <w:delText>Visualization in scientific computing as it</w:delText>
          </w:r>
        </w:del>
      </w:ins>
      <w:ins w:id="610" w:author="Crowder, Michael" w:date="2018-03-11T14:02:00Z">
        <w:del w:id="611" w:author="Lauren Darr" w:date="2018-05-09T12:06:00Z">
          <w:r w:rsidR="00AC2A6D" w:rsidRPr="00F7658B" w:rsidDel="00EF7109">
            <w:rPr>
              <w:rPrChange w:id="612" w:author="Lauren Darr" w:date="2018-06-24T20:44:00Z">
                <w:rPr/>
              </w:rPrChange>
            </w:rPr>
            <w:delText xml:space="preserve">’s currently known started out of a paper </w:delText>
          </w:r>
        </w:del>
      </w:ins>
      <w:ins w:id="613" w:author="Crowder, Michael" w:date="2018-03-11T14:09:00Z">
        <w:del w:id="614" w:author="Lauren Darr" w:date="2018-05-09T12:06:00Z">
          <w:r w:rsidR="00974573" w:rsidRPr="00F7658B" w:rsidDel="00EF7109">
            <w:rPr>
              <w:rPrChange w:id="615" w:author="Lauren Darr" w:date="2018-06-24T20:44:00Z">
                <w:rPr/>
              </w:rPrChange>
            </w:rPr>
            <w:delText>sponsored</w:delText>
          </w:r>
        </w:del>
      </w:ins>
      <w:ins w:id="616" w:author="Crowder, Michael" w:date="2018-03-11T14:02:00Z">
        <w:del w:id="617" w:author="Lauren Darr" w:date="2018-05-09T12:06:00Z">
          <w:r w:rsidR="00AC2A6D" w:rsidRPr="00F7658B" w:rsidDel="00EF7109">
            <w:rPr>
              <w:rPrChange w:id="618" w:author="Lauren Darr" w:date="2018-06-24T20:44:00Z">
                <w:rPr/>
              </w:rPrChange>
            </w:rPr>
            <w:delText xml:space="preserve"> by the National Science Foundation. The paper acknowledged the </w:delText>
          </w:r>
        </w:del>
      </w:ins>
      <w:ins w:id="619" w:author="Crowder, Michael" w:date="2018-03-11T14:03:00Z">
        <w:del w:id="620" w:author="Lauren Darr" w:date="2018-05-09T12:06:00Z">
          <w:r w:rsidR="00974573" w:rsidRPr="00F7658B" w:rsidDel="00EF7109">
            <w:rPr>
              <w:rPrChange w:id="621" w:author="Lauren Darr" w:date="2018-06-24T20:44:00Z">
                <w:rPr/>
              </w:rPrChange>
            </w:rPr>
            <w:delText xml:space="preserve">potential gain in productivity and breakthroughs in the American </w:delText>
          </w:r>
        </w:del>
      </w:ins>
      <w:ins w:id="622" w:author="Crowder, Michael" w:date="2018-03-11T14:04:00Z">
        <w:del w:id="623" w:author="Lauren Darr" w:date="2018-05-09T12:06:00Z">
          <w:r w:rsidR="00974573" w:rsidRPr="00F7658B" w:rsidDel="00EF7109">
            <w:rPr>
              <w:rPrChange w:id="624" w:author="Lauren Darr" w:date="2018-06-24T20:44:00Z">
                <w:rPr/>
              </w:rPrChange>
            </w:rPr>
            <w:delText>scientific</w:delText>
          </w:r>
        </w:del>
      </w:ins>
      <w:ins w:id="625" w:author="Crowder, Michael" w:date="2018-03-11T14:03:00Z">
        <w:del w:id="626" w:author="Lauren Darr" w:date="2018-05-09T12:06:00Z">
          <w:r w:rsidR="00974573" w:rsidRPr="00F7658B" w:rsidDel="00EF7109">
            <w:rPr>
              <w:rPrChange w:id="627" w:author="Lauren Darr" w:date="2018-06-24T20:44:00Z">
                <w:rPr/>
              </w:rPrChange>
            </w:rPr>
            <w:delText xml:space="preserve"> </w:delText>
          </w:r>
        </w:del>
      </w:ins>
      <w:ins w:id="628" w:author="Crowder, Michael" w:date="2018-03-11T14:04:00Z">
        <w:del w:id="629" w:author="Lauren Darr" w:date="2018-05-09T12:06:00Z">
          <w:r w:rsidR="00974573" w:rsidRPr="00F7658B" w:rsidDel="00EF7109">
            <w:rPr>
              <w:rPrChange w:id="630" w:author="Lauren Darr" w:date="2018-06-24T20:44:00Z">
                <w:rPr/>
              </w:rPrChange>
            </w:rPr>
            <w:delText>and engineering communities [</w:delText>
          </w:r>
        </w:del>
        <w:del w:id="631" w:author="Lauren Darr" w:date="2018-03-13T13:54:00Z">
          <w:r w:rsidR="00974573" w:rsidRPr="00F7658B" w:rsidDel="00604494">
            <w:rPr>
              <w:rPrChange w:id="632" w:author="Lauren Darr" w:date="2018-06-24T20:44:00Z">
                <w:rPr/>
              </w:rPrChange>
            </w:rPr>
            <w:delText>9</w:delText>
          </w:r>
        </w:del>
        <w:del w:id="633" w:author="Lauren Darr" w:date="2018-05-09T12:06:00Z">
          <w:r w:rsidR="00974573" w:rsidRPr="00F7658B" w:rsidDel="00EF7109">
            <w:rPr>
              <w:rPrChange w:id="634" w:author="Lauren Darr" w:date="2018-06-24T20:44:00Z">
                <w:rPr/>
              </w:rPrChange>
            </w:rPr>
            <w:delText xml:space="preserve">]. </w:delText>
          </w:r>
        </w:del>
      </w:ins>
      <w:ins w:id="635" w:author="Crowder, Michael" w:date="2018-03-11T14:22:00Z">
        <w:del w:id="636" w:author="Lauren Darr" w:date="2018-05-09T12:06:00Z">
          <w:r w:rsidR="007E6A9F" w:rsidRPr="00F7658B" w:rsidDel="00EF7109">
            <w:rPr>
              <w:rPrChange w:id="637" w:author="Lauren Darr" w:date="2018-06-24T20:44:00Z">
                <w:rPr/>
              </w:rPrChange>
            </w:rPr>
            <w:delText xml:space="preserve">Since 1990, the Institute of Electrical and Electronics </w:delText>
          </w:r>
        </w:del>
      </w:ins>
      <w:ins w:id="638" w:author="Crowder, Michael" w:date="2018-03-11T14:24:00Z">
        <w:del w:id="639" w:author="Lauren Darr" w:date="2018-05-09T12:06:00Z">
          <w:r w:rsidR="007E6A9F" w:rsidRPr="00F7658B" w:rsidDel="00EF7109">
            <w:rPr>
              <w:rPrChange w:id="640" w:author="Lauren Darr" w:date="2018-06-24T20:44:00Z">
                <w:rPr/>
              </w:rPrChange>
            </w:rPr>
            <w:delText>Engineers</w:delText>
          </w:r>
        </w:del>
      </w:ins>
      <w:ins w:id="641" w:author="Crowder, Michael" w:date="2018-03-11T14:22:00Z">
        <w:del w:id="642" w:author="Lauren Darr" w:date="2018-05-09T12:06:00Z">
          <w:r w:rsidR="007E6A9F" w:rsidRPr="00F7658B" w:rsidDel="00EF7109">
            <w:rPr>
              <w:rPrChange w:id="643" w:author="Lauren Darr" w:date="2018-06-24T20:44:00Z">
                <w:rPr/>
              </w:rPrChange>
            </w:rPr>
            <w:delText xml:space="preserve"> (IEEE) have held a conference on </w:delText>
          </w:r>
        </w:del>
      </w:ins>
      <w:ins w:id="644" w:author="Crowder, Michael" w:date="2018-03-11T14:23:00Z">
        <w:del w:id="645" w:author="Lauren Darr" w:date="2018-05-09T12:06:00Z">
          <w:r w:rsidR="007E6A9F" w:rsidRPr="00F7658B" w:rsidDel="00EF7109">
            <w:rPr>
              <w:rPrChange w:id="646" w:author="Lauren Darr" w:date="2018-06-24T20:44:00Z">
                <w:rPr/>
              </w:rPrChange>
            </w:rPr>
            <w:delText>visualization</w:delText>
          </w:r>
        </w:del>
      </w:ins>
      <w:ins w:id="647" w:author="Crowder, Michael" w:date="2018-03-11T14:22:00Z">
        <w:del w:id="648" w:author="Lauren Darr" w:date="2018-05-09T12:06:00Z">
          <w:r w:rsidR="007E6A9F" w:rsidRPr="00F7658B" w:rsidDel="00EF7109">
            <w:rPr>
              <w:rPrChange w:id="649" w:author="Lauren Darr" w:date="2018-06-24T20:44:00Z">
                <w:rPr/>
              </w:rPrChange>
            </w:rPr>
            <w:delText xml:space="preserve"> </w:delText>
          </w:r>
        </w:del>
      </w:ins>
      <w:ins w:id="650" w:author="Crowder, Michael" w:date="2018-03-11T14:23:00Z">
        <w:del w:id="651" w:author="Lauren Darr" w:date="2018-05-09T12:06:00Z">
          <w:r w:rsidR="007E6A9F" w:rsidRPr="00F7658B" w:rsidDel="00EF7109">
            <w:rPr>
              <w:rPrChange w:id="652" w:author="Lauren Darr" w:date="2018-06-24T20:44:00Z">
                <w:rPr/>
              </w:rPrChange>
            </w:rPr>
            <w:delText xml:space="preserve">in </w:delText>
          </w:r>
        </w:del>
      </w:ins>
      <w:ins w:id="653" w:author="Crowder, Michael" w:date="2018-03-11T14:24:00Z">
        <w:del w:id="654" w:author="Lauren Darr" w:date="2018-05-09T12:06:00Z">
          <w:r w:rsidR="007E6A9F" w:rsidRPr="00F7658B" w:rsidDel="00EF7109">
            <w:rPr>
              <w:rPrChange w:id="655" w:author="Lauren Darr" w:date="2018-06-24T20:44:00Z">
                <w:rPr/>
              </w:rPrChange>
            </w:rPr>
            <w:delText>scientific</w:delText>
          </w:r>
        </w:del>
      </w:ins>
      <w:ins w:id="656" w:author="Crowder, Michael" w:date="2018-03-11T14:23:00Z">
        <w:del w:id="657" w:author="Lauren Darr" w:date="2018-05-09T12:06:00Z">
          <w:r w:rsidR="007E6A9F" w:rsidRPr="00F7658B" w:rsidDel="00EF7109">
            <w:rPr>
              <w:rPrChange w:id="658" w:author="Lauren Darr" w:date="2018-06-24T20:44:00Z">
                <w:rPr/>
              </w:rPrChange>
            </w:rPr>
            <w:delText xml:space="preserve"> computing.</w:delText>
          </w:r>
        </w:del>
      </w:ins>
      <w:ins w:id="659" w:author="Crowder, Michael" w:date="2018-03-11T14:30:00Z">
        <w:del w:id="660" w:author="Lauren Darr" w:date="2018-05-09T12:06:00Z">
          <w:r w:rsidR="005E0D4C" w:rsidRPr="00F7658B" w:rsidDel="00EF7109">
            <w:rPr>
              <w:rPrChange w:id="661" w:author="Lauren Darr" w:date="2018-06-24T20:44:00Z">
                <w:rPr/>
              </w:rPrChange>
            </w:rPr>
            <w:delText xml:space="preserve"> The main goal of </w:delText>
          </w:r>
        </w:del>
      </w:ins>
      <w:ins w:id="662" w:author="Crowder, Michael" w:date="2018-03-11T14:32:00Z">
        <w:del w:id="663" w:author="Lauren Darr" w:date="2018-05-09T12:06:00Z">
          <w:r w:rsidRPr="00F7658B" w:rsidDel="00EF7109">
            <w:rPr>
              <w:rPrChange w:id="664" w:author="Lauren Darr" w:date="2018-06-24T20:44:00Z">
                <w:rPr/>
              </w:rPrChange>
            </w:rPr>
            <w:delText>visualization is to see the unseen by interpreting the data fed int</w:delText>
          </w:r>
          <w:r w:rsidR="00CB5E51" w:rsidRPr="00F7658B" w:rsidDel="00EF7109">
            <w:rPr>
              <w:rPrChange w:id="665" w:author="Lauren Darr" w:date="2018-06-24T20:44:00Z">
                <w:rPr/>
              </w:rPrChange>
            </w:rPr>
            <w:delText xml:space="preserve">o </w:delText>
          </w:r>
          <w:r w:rsidR="00BE2032" w:rsidRPr="00F7658B" w:rsidDel="00EF7109">
            <w:rPr>
              <w:rPrChange w:id="666" w:author="Lauren Darr" w:date="2018-06-24T20:44:00Z">
                <w:rPr/>
              </w:rPrChange>
            </w:rPr>
            <w:delText xml:space="preserve">a computer. </w:delText>
          </w:r>
        </w:del>
      </w:ins>
      <w:ins w:id="667" w:author="Crowder, Michael" w:date="2018-03-11T14:57:00Z">
        <w:del w:id="668" w:author="Lauren Darr" w:date="2018-05-09T12:06:00Z">
          <w:r w:rsidR="00BE2032" w:rsidRPr="00F7658B" w:rsidDel="00EF7109">
            <w:rPr>
              <w:rPrChange w:id="669" w:author="Lauren Darr" w:date="2018-06-24T20:44:00Z">
                <w:rPr/>
              </w:rPrChange>
            </w:rPr>
            <w:delText xml:space="preserve">Very much of modern data visualization is comparable to the approach of abductive discovery as discussed by Charles S. Peirce (1839 </w:delText>
          </w:r>
        </w:del>
      </w:ins>
      <w:ins w:id="670" w:author="Crowder, Michael" w:date="2018-03-11T14:58:00Z">
        <w:del w:id="671" w:author="Lauren Darr" w:date="2018-05-09T12:06:00Z">
          <w:r w:rsidR="00BE2032" w:rsidRPr="00F7658B" w:rsidDel="00EF7109">
            <w:rPr>
              <w:rPrChange w:id="672" w:author="Lauren Darr" w:date="2018-06-24T20:44:00Z">
                <w:rPr/>
              </w:rPrChange>
            </w:rPr>
            <w:delText>–</w:delText>
          </w:r>
        </w:del>
      </w:ins>
      <w:ins w:id="673" w:author="Crowder, Michael" w:date="2018-03-11T14:57:00Z">
        <w:del w:id="674" w:author="Lauren Darr" w:date="2018-05-09T12:06:00Z">
          <w:r w:rsidR="00BE2032" w:rsidRPr="00F7658B" w:rsidDel="00EF7109">
            <w:rPr>
              <w:rPrChange w:id="675" w:author="Lauren Darr" w:date="2018-06-24T20:44:00Z">
                <w:rPr/>
              </w:rPrChange>
            </w:rPr>
            <w:delText xml:space="preserve"> 1914)</w:delText>
          </w:r>
        </w:del>
      </w:ins>
      <w:ins w:id="676" w:author="Crowder, Michael" w:date="2018-03-11T14:58:00Z">
        <w:del w:id="677" w:author="Lauren Darr" w:date="2018-05-09T12:06:00Z">
          <w:r w:rsidR="00BE2032" w:rsidRPr="00F7658B" w:rsidDel="00EF7109">
            <w:rPr>
              <w:rPrChange w:id="678" w:author="Lauren Darr" w:date="2018-06-24T20:44:00Z">
                <w:rPr/>
              </w:rPrChange>
            </w:rPr>
            <w:delText xml:space="preserve">. </w:delText>
          </w:r>
        </w:del>
      </w:ins>
      <w:ins w:id="679" w:author="Crowder, Michael" w:date="2018-03-11T15:02:00Z">
        <w:del w:id="680" w:author="Lauren Darr" w:date="2018-05-09T12:06:00Z">
          <w:r w:rsidR="00BE2032" w:rsidRPr="00F7658B" w:rsidDel="00EF7109">
            <w:rPr>
              <w:rPrChange w:id="681" w:author="Lauren Darr" w:date="2018-06-24T20:44:00Z">
                <w:rPr/>
              </w:rPrChange>
            </w:rPr>
            <w:delText>Pe</w:delText>
          </w:r>
        </w:del>
        <w:del w:id="682" w:author="Lauren Darr" w:date="2018-03-12T21:13:00Z">
          <w:r w:rsidR="00BE2032" w:rsidRPr="00F7658B" w:rsidDel="00C20DA7">
            <w:rPr>
              <w:rPrChange w:id="683" w:author="Lauren Darr" w:date="2018-06-24T20:44:00Z">
                <w:rPr/>
              </w:rPrChange>
            </w:rPr>
            <w:delText>r</w:delText>
          </w:r>
        </w:del>
        <w:del w:id="684" w:author="Lauren Darr" w:date="2018-05-09T12:06:00Z">
          <w:r w:rsidR="00BE2032" w:rsidRPr="00F7658B" w:rsidDel="00EF7109">
            <w:rPr>
              <w:rPrChange w:id="685" w:author="Lauren Darr" w:date="2018-06-24T20:44:00Z">
                <w:rPr/>
              </w:rPrChange>
            </w:rPr>
            <w:delText>ice saw the scientific method as three phases: abduction, which involves making hy</w:delText>
          </w:r>
          <w:r w:rsidR="00100124" w:rsidRPr="00F7658B" w:rsidDel="00EF7109">
            <w:rPr>
              <w:rPrChange w:id="686" w:author="Lauren Darr" w:date="2018-06-24T20:44:00Z">
                <w:rPr/>
              </w:rPrChange>
            </w:rPr>
            <w:delText xml:space="preserve">potheses, </w:delText>
          </w:r>
        </w:del>
      </w:ins>
      <w:ins w:id="687" w:author="Crowder, Michael" w:date="2018-03-11T15:04:00Z">
        <w:del w:id="688" w:author="Lauren Darr" w:date="2018-05-09T12:06:00Z">
          <w:r w:rsidR="00100124" w:rsidRPr="00F7658B" w:rsidDel="00EF7109">
            <w:rPr>
              <w:rPrChange w:id="689" w:author="Lauren Darr" w:date="2018-06-24T20:44:00Z">
                <w:rPr/>
              </w:rPrChange>
            </w:rPr>
            <w:delText>deduction</w:delText>
          </w:r>
        </w:del>
      </w:ins>
      <w:ins w:id="690" w:author="Crowder, Michael" w:date="2018-03-11T15:02:00Z">
        <w:del w:id="691" w:author="Lauren Darr" w:date="2018-05-09T12:06:00Z">
          <w:r w:rsidR="00100124" w:rsidRPr="00F7658B" w:rsidDel="00EF7109">
            <w:rPr>
              <w:rPrChange w:id="692" w:author="Lauren Darr" w:date="2018-06-24T20:44:00Z">
                <w:rPr/>
              </w:rPrChange>
            </w:rPr>
            <w:delText xml:space="preserve">, which </w:delText>
          </w:r>
        </w:del>
      </w:ins>
      <w:ins w:id="693" w:author="Crowder, Michael" w:date="2018-03-11T15:04:00Z">
        <w:del w:id="694" w:author="Lauren Darr" w:date="2018-05-09T12:06:00Z">
          <w:r w:rsidR="00100124" w:rsidRPr="00F7658B" w:rsidDel="00EF7109">
            <w:rPr>
              <w:rPrChange w:id="695" w:author="Lauren Darr" w:date="2018-06-24T20:44:00Z">
                <w:rPr/>
              </w:rPrChange>
            </w:rPr>
            <w:delText>infers what the state should be in the hypotheses is the case and finally induction, or the testing of the hypothesis [1</w:delText>
          </w:r>
        </w:del>
        <w:del w:id="696" w:author="Lauren Darr" w:date="2018-03-13T13:54:00Z">
          <w:r w:rsidR="00100124" w:rsidRPr="00F7658B" w:rsidDel="00604494">
            <w:rPr>
              <w:rPrChange w:id="697" w:author="Lauren Darr" w:date="2018-06-24T20:44:00Z">
                <w:rPr/>
              </w:rPrChange>
            </w:rPr>
            <w:delText>0</w:delText>
          </w:r>
        </w:del>
        <w:del w:id="698" w:author="Lauren Darr" w:date="2018-05-09T12:06:00Z">
          <w:r w:rsidR="00100124" w:rsidRPr="00F7658B" w:rsidDel="00EF7109">
            <w:rPr>
              <w:rPrChange w:id="699" w:author="Lauren Darr" w:date="2018-06-24T20:44:00Z">
                <w:rPr/>
              </w:rPrChange>
            </w:rPr>
            <w:delText>].</w:delText>
          </w:r>
        </w:del>
      </w:ins>
    </w:p>
    <w:p w:rsidR="004C1F94" w:rsidRPr="00F7658B" w:rsidDel="00C47BDC" w:rsidRDefault="004C1F94">
      <w:pPr>
        <w:pStyle w:val="p1a"/>
        <w:rPr>
          <w:ins w:id="700" w:author="Crowder, Michael" w:date="2018-03-11T15:17:00Z"/>
          <w:del w:id="701" w:author="Lauren Darr" w:date="2018-05-02T12:04:00Z"/>
          <w:rPrChange w:id="702" w:author="Lauren Darr" w:date="2018-06-24T20:44:00Z">
            <w:rPr>
              <w:ins w:id="703" w:author="Crowder, Michael" w:date="2018-03-11T15:17:00Z"/>
              <w:del w:id="704" w:author="Lauren Darr" w:date="2018-05-02T12:04:00Z"/>
            </w:rPr>
          </w:rPrChange>
        </w:rPr>
        <w:pPrChange w:id="705" w:author="Crowder, Michael" w:date="2018-03-11T14:09:00Z">
          <w:pPr/>
        </w:pPrChange>
      </w:pPr>
    </w:p>
    <w:p w:rsidR="00C951AE" w:rsidRPr="00F7658B" w:rsidDel="00EF7109" w:rsidRDefault="004C1F94">
      <w:pPr>
        <w:rPr>
          <w:del w:id="706" w:author="Lauren Darr" w:date="2018-05-09T12:06:00Z"/>
          <w:rPrChange w:id="707" w:author="Lauren Darr" w:date="2018-06-24T20:44:00Z">
            <w:rPr>
              <w:del w:id="708" w:author="Lauren Darr" w:date="2018-05-09T12:06:00Z"/>
            </w:rPr>
          </w:rPrChange>
        </w:rPr>
        <w:pPrChange w:id="709" w:author="Crowder, Michael" w:date="2018-03-11T15:17:00Z">
          <w:pPr>
            <w:pStyle w:val="p1a"/>
          </w:pPr>
        </w:pPrChange>
      </w:pPr>
      <w:ins w:id="710" w:author="Crowder, Michael" w:date="2018-03-11T15:17:00Z">
        <w:del w:id="711" w:author="Lauren Darr" w:date="2018-05-09T12:06:00Z">
          <w:r w:rsidRPr="00F7658B" w:rsidDel="00EF7109">
            <w:rPr>
              <w:rPrChange w:id="712" w:author="Lauren Darr" w:date="2018-06-24T20:44:00Z">
                <w:rPr/>
              </w:rPrChange>
            </w:rPr>
            <w:delText xml:space="preserve">Some of the challenges of </w:delText>
          </w:r>
        </w:del>
      </w:ins>
      <w:ins w:id="713" w:author="Crowder, Michael" w:date="2018-03-11T15:20:00Z">
        <w:del w:id="714" w:author="Lauren Darr" w:date="2018-05-09T12:06:00Z">
          <w:r w:rsidRPr="00F7658B" w:rsidDel="00EF7109">
            <w:rPr>
              <w:rPrChange w:id="715" w:author="Lauren Darr" w:date="2018-06-24T20:44:00Z">
                <w:rPr/>
              </w:rPrChange>
            </w:rPr>
            <w:delText xml:space="preserve">modern </w:delText>
          </w:r>
        </w:del>
      </w:ins>
      <w:ins w:id="716" w:author="Crowder, Michael" w:date="2018-03-11T15:17:00Z">
        <w:del w:id="717" w:author="Lauren Darr" w:date="2018-05-09T12:06:00Z">
          <w:r w:rsidRPr="00F7658B" w:rsidDel="00EF7109">
            <w:rPr>
              <w:rPrChange w:id="718" w:author="Lauren Darr" w:date="2018-06-24T20:44:00Z">
                <w:rPr/>
              </w:rPrChange>
            </w:rPr>
            <w:delText xml:space="preserve">visualization as it relates to </w:delText>
          </w:r>
        </w:del>
      </w:ins>
      <w:ins w:id="719" w:author="Crowder, Michael" w:date="2018-03-11T15:19:00Z">
        <w:del w:id="720" w:author="Lauren Darr" w:date="2018-05-09T12:06:00Z">
          <w:r w:rsidRPr="00F7658B" w:rsidDel="00EF7109">
            <w:rPr>
              <w:rPrChange w:id="721" w:author="Lauren Darr" w:date="2018-06-24T20:44:00Z">
                <w:rPr/>
              </w:rPrChange>
            </w:rPr>
            <w:delText>sheer</w:delText>
          </w:r>
        </w:del>
      </w:ins>
      <w:ins w:id="722" w:author="Crowder, Michael" w:date="2018-03-11T15:17:00Z">
        <w:del w:id="723" w:author="Lauren Darr" w:date="2018-05-09T12:06:00Z">
          <w:r w:rsidRPr="00F7658B" w:rsidDel="00EF7109">
            <w:rPr>
              <w:rPrChange w:id="724" w:author="Lauren Darr" w:date="2018-06-24T20:44:00Z">
                <w:rPr/>
              </w:rPrChange>
            </w:rPr>
            <w:delText xml:space="preserve"> size of data sets is presented by Wang include</w:delText>
          </w:r>
        </w:del>
      </w:ins>
      <w:del w:id="725" w:author="Lauren Darr" w:date="2018-05-09T12:06:00Z">
        <w:r w:rsidR="00C951AE" w:rsidRPr="00F7658B" w:rsidDel="00EF7109">
          <w:rPr>
            <w:rPrChange w:id="726" w:author="Lauren Darr" w:date="2018-06-24T20:44:00Z">
              <w:rPr/>
            </w:rPrChange>
          </w:rPr>
          <w:delText>Kindly assure that the Contact Volume Editor is given the name and email address of the contact author for your paper.  The Contact Volume Editor uses these details to compile a list for our production department at SPS in India. Once the files have been worked upon, SPS sends a copy of the final pdf of each paper to its contact author. The contact author is asked to check through the final pdf to make sure that no errors have crept in during the transfer or preparation of the files. This should not be seen as an opportunity to update or copyedit the papers, which is not possible due to time constraints. Only errors introduced during the preparation of the files will be corrected.</w:delText>
        </w:r>
      </w:del>
    </w:p>
    <w:p w:rsidR="00C12610" w:rsidRPr="00F7658B" w:rsidDel="00EF7109" w:rsidRDefault="00C951AE">
      <w:pPr>
        <w:pStyle w:val="p1a"/>
        <w:rPr>
          <w:ins w:id="727" w:author="Crowder, Michael" w:date="2018-03-11T15:41:00Z"/>
          <w:del w:id="728" w:author="Lauren Darr" w:date="2018-05-09T12:06:00Z"/>
          <w:rPrChange w:id="729" w:author="Lauren Darr" w:date="2018-06-24T20:44:00Z">
            <w:rPr>
              <w:ins w:id="730" w:author="Crowder, Michael" w:date="2018-03-11T15:41:00Z"/>
              <w:del w:id="731" w:author="Lauren Darr" w:date="2018-05-09T12:06:00Z"/>
            </w:rPr>
          </w:rPrChange>
        </w:rPr>
        <w:pPrChange w:id="732" w:author="Crowder, Michael" w:date="2018-03-11T14:09:00Z">
          <w:pPr/>
        </w:pPrChange>
      </w:pPr>
      <w:del w:id="733" w:author="Lauren Darr" w:date="2018-05-09T12:06:00Z">
        <w:r w:rsidRPr="00F7658B" w:rsidDel="00EF7109">
          <w:rPr>
            <w:rPrChange w:id="734" w:author="Lauren Darr" w:date="2018-06-24T20:44:00Z">
              <w:rPr/>
            </w:rPrChange>
          </w:rPr>
          <w:delText>This round of checking takes place about two weeks after the files have been sent to the Editorial by the Contact Volume Editor</w:delText>
        </w:r>
      </w:del>
      <w:ins w:id="735" w:author="Crowder, Michael" w:date="2018-03-11T15:17:00Z">
        <w:del w:id="736" w:author="Lauren Darr" w:date="2018-05-09T12:06:00Z">
          <w:r w:rsidRPr="00F7658B" w:rsidDel="00EF7109">
            <w:rPr>
              <w:rPrChange w:id="737" w:author="Lauren Darr" w:date="2018-06-24T20:44:00Z">
                <w:rPr/>
              </w:rPrChange>
            </w:rPr>
            <w:delText>,</w:delText>
          </w:r>
        </w:del>
      </w:ins>
      <w:ins w:id="738" w:author="Crowder, Michael" w:date="2018-03-11T15:20:00Z">
        <w:del w:id="739" w:author="Lauren Darr" w:date="2018-05-09T12:06:00Z">
          <w:r w:rsidR="004C1F94" w:rsidRPr="00F7658B" w:rsidDel="00EF7109">
            <w:rPr>
              <w:rPrChange w:id="740" w:author="Lauren Darr" w:date="2018-06-24T20:44:00Z">
                <w:rPr/>
              </w:rPrChange>
            </w:rPr>
            <w:delText xml:space="preserve"> visual noise, in which we see data that are too related to each other. The second is information loss, in which data is removed because of potential errors. Thirdly large image perception is tough on our limited aspect ratios of the device in which a user is using.</w:delText>
          </w:r>
        </w:del>
      </w:ins>
      <w:ins w:id="741" w:author="Crowder, Michael" w:date="2018-03-11T15:22:00Z">
        <w:del w:id="742" w:author="Lauren Darr" w:date="2018-05-09T12:06:00Z">
          <w:r w:rsidR="00590DF5" w:rsidRPr="00F7658B" w:rsidDel="00EF7109">
            <w:rPr>
              <w:rPrChange w:id="743" w:author="Lauren Darr" w:date="2018-06-24T20:44:00Z">
                <w:rPr/>
              </w:rPrChange>
            </w:rPr>
            <w:delText xml:space="preserve"> Lastly </w:delText>
          </w:r>
        </w:del>
      </w:ins>
      <w:ins w:id="744" w:author="Crowder, Michael" w:date="2018-03-11T16:16:00Z">
        <w:del w:id="745" w:author="Lauren Darr" w:date="2018-05-09T12:06:00Z">
          <w:r w:rsidR="002E7D11" w:rsidRPr="00F7658B" w:rsidDel="00EF7109">
            <w:rPr>
              <w:rPrChange w:id="746" w:author="Lauren Darr" w:date="2018-06-24T20:44:00Z">
                <w:rPr/>
              </w:rPrChange>
            </w:rPr>
            <w:delText>high-performance</w:delText>
          </w:r>
        </w:del>
      </w:ins>
      <w:ins w:id="747" w:author="Crowder, Michael" w:date="2018-03-11T15:22:00Z">
        <w:del w:id="748" w:author="Lauren Darr" w:date="2018-05-09T12:06:00Z">
          <w:r w:rsidR="00590DF5" w:rsidRPr="00F7658B" w:rsidDel="00EF7109">
            <w:rPr>
              <w:rPrChange w:id="749" w:author="Lauren Darr" w:date="2018-06-24T20:44:00Z">
                <w:rPr/>
              </w:rPrChange>
            </w:rPr>
            <w:delText xml:space="preserve"> requirements that are required to sometimes run large sets of data within </w:delText>
          </w:r>
        </w:del>
      </w:ins>
      <w:ins w:id="750" w:author="Crowder, Michael" w:date="2018-03-11T16:16:00Z">
        <w:del w:id="751" w:author="Lauren Darr" w:date="2018-05-09T12:06:00Z">
          <w:r w:rsidR="002E7D11" w:rsidRPr="00F7658B" w:rsidDel="00EF7109">
            <w:rPr>
              <w:rPrChange w:id="752" w:author="Lauren Darr" w:date="2018-06-24T20:44:00Z">
                <w:rPr/>
              </w:rPrChange>
            </w:rPr>
            <w:delText>a</w:delText>
          </w:r>
        </w:del>
      </w:ins>
      <w:ins w:id="753" w:author="Crowder, Michael" w:date="2018-03-11T15:22:00Z">
        <w:del w:id="754" w:author="Lauren Darr" w:date="2018-05-09T12:06:00Z">
          <w:r w:rsidR="00590DF5" w:rsidRPr="00F7658B" w:rsidDel="00EF7109">
            <w:rPr>
              <w:rPrChange w:id="755" w:author="Lauren Darr" w:date="2018-06-24T20:44:00Z">
                <w:rPr/>
              </w:rPrChange>
            </w:rPr>
            <w:delText xml:space="preserve"> visualization [1</w:delText>
          </w:r>
        </w:del>
        <w:del w:id="756" w:author="Lauren Darr" w:date="2018-03-13T13:54:00Z">
          <w:r w:rsidR="00590DF5" w:rsidRPr="00F7658B" w:rsidDel="00604494">
            <w:rPr>
              <w:rPrChange w:id="757" w:author="Lauren Darr" w:date="2018-06-24T20:44:00Z">
                <w:rPr/>
              </w:rPrChange>
            </w:rPr>
            <w:delText>1</w:delText>
          </w:r>
        </w:del>
        <w:del w:id="758" w:author="Lauren Darr" w:date="2018-05-09T12:06:00Z">
          <w:r w:rsidR="00590DF5" w:rsidRPr="00F7658B" w:rsidDel="00EF7109">
            <w:rPr>
              <w:rPrChange w:id="759" w:author="Lauren Darr" w:date="2018-06-24T20:44:00Z">
                <w:rPr/>
              </w:rPrChange>
            </w:rPr>
            <w:delText>].</w:delText>
          </w:r>
        </w:del>
      </w:ins>
    </w:p>
    <w:p w:rsidR="00C12610" w:rsidRPr="00F7658B" w:rsidDel="00C47BDC" w:rsidRDefault="00C12610">
      <w:pPr>
        <w:pStyle w:val="p1a"/>
        <w:rPr>
          <w:ins w:id="760" w:author="Crowder, Michael" w:date="2018-03-11T15:41:00Z"/>
          <w:del w:id="761" w:author="Lauren Darr" w:date="2018-05-02T12:04:00Z"/>
          <w:rPrChange w:id="762" w:author="Lauren Darr" w:date="2018-06-24T20:44:00Z">
            <w:rPr>
              <w:ins w:id="763" w:author="Crowder, Michael" w:date="2018-03-11T15:41:00Z"/>
              <w:del w:id="764" w:author="Lauren Darr" w:date="2018-05-02T12:04:00Z"/>
            </w:rPr>
          </w:rPrChange>
        </w:rPr>
        <w:pPrChange w:id="765" w:author="Crowder, Michael" w:date="2018-03-11T14:09:00Z">
          <w:pPr/>
        </w:pPrChange>
      </w:pPr>
    </w:p>
    <w:p w:rsidR="00C951AE" w:rsidRPr="00F7658B" w:rsidDel="00EF7109" w:rsidRDefault="00C951AE">
      <w:pPr>
        <w:rPr>
          <w:del w:id="766" w:author="Lauren Darr" w:date="2018-05-09T12:06:00Z"/>
          <w:rPrChange w:id="767" w:author="Lauren Darr" w:date="2018-06-24T20:44:00Z">
            <w:rPr>
              <w:del w:id="768" w:author="Lauren Darr" w:date="2018-05-09T12:06:00Z"/>
            </w:rPr>
          </w:rPrChange>
        </w:rPr>
      </w:pPr>
      <w:del w:id="769" w:author="Lauren Darr" w:date="2018-05-09T12:06:00Z">
        <w:r w:rsidRPr="00F7658B" w:rsidDel="00EF7109">
          <w:rPr>
            <w:rPrChange w:id="770" w:author="Lauren Darr" w:date="2018-06-24T20:44:00Z">
              <w:rPr/>
            </w:rPrChange>
          </w:rPr>
          <w:delText xml:space="preserve"> i.e. roughly seven weeks before the start of the conference for conference proceedings, or seven weeks before the volume leaves the printer’s, for post-proceedings. If SPS does not receive a reply from a particular contact author, within the timeframe given, then it is presumed that the author has found no errors in the paper. The tight publication schedule of LNCS does not allow SPS to send reminders or search for alternative email addresses on the Internet. </w:delText>
        </w:r>
      </w:del>
    </w:p>
    <w:p w:rsidR="00631A51" w:rsidRPr="00F7658B" w:rsidDel="00EF7109" w:rsidRDefault="00C951AE">
      <w:pPr>
        <w:pStyle w:val="p1a"/>
        <w:rPr>
          <w:ins w:id="771" w:author="Crowder, Michael" w:date="2018-03-11T16:06:00Z"/>
          <w:del w:id="772" w:author="Lauren Darr" w:date="2018-05-09T12:06:00Z"/>
          <w:rPrChange w:id="773" w:author="Lauren Darr" w:date="2018-06-24T20:44:00Z">
            <w:rPr>
              <w:ins w:id="774" w:author="Crowder, Michael" w:date="2018-03-11T16:06:00Z"/>
              <w:del w:id="775" w:author="Lauren Darr" w:date="2018-05-09T12:06:00Z"/>
            </w:rPr>
          </w:rPrChange>
        </w:rPr>
        <w:pPrChange w:id="776" w:author="Crowder, Michael" w:date="2018-03-11T14:09:00Z">
          <w:pPr/>
        </w:pPrChange>
      </w:pPr>
      <w:del w:id="777" w:author="Lauren Darr" w:date="2018-05-09T12:06:00Z">
        <w:r w:rsidRPr="00F7658B" w:rsidDel="00EF7109">
          <w:rPr>
            <w:rPrChange w:id="778" w:author="Lauren Darr" w:date="2018-06-24T20:44:00Z">
              <w:rPr/>
            </w:rPrChange>
          </w:rPr>
          <w:delText>In some cases, it is the Contact Volume Editor that checks all the pdfs. In such cases, the authors are not involved in the che</w:delText>
        </w:r>
      </w:del>
      <w:ins w:id="779" w:author="Crowder, Michael" w:date="2018-03-11T15:47:00Z">
        <w:del w:id="780" w:author="Lauren Darr" w:date="2018-05-09T12:06:00Z">
          <w:r w:rsidR="001556DA" w:rsidRPr="00F7658B" w:rsidDel="00EF7109">
            <w:rPr>
              <w:rPrChange w:id="781" w:author="Lauren Darr" w:date="2018-06-24T20:44:00Z">
                <w:rPr/>
              </w:rPrChange>
            </w:rPr>
            <w:delText xml:space="preserve">Maps have been in use for thousands of years, maps with data have been in use for almost as long. </w:delText>
          </w:r>
        </w:del>
      </w:ins>
      <w:ins w:id="782" w:author="Crowder, Michael" w:date="2018-03-11T15:49:00Z">
        <w:del w:id="783" w:author="Lauren Darr" w:date="2018-05-09T12:06:00Z">
          <w:r w:rsidR="001556DA" w:rsidRPr="00F7658B" w:rsidDel="00EF7109">
            <w:rPr>
              <w:rPrChange w:id="784" w:author="Lauren Darr" w:date="2018-06-24T20:44:00Z">
                <w:rPr/>
              </w:rPrChange>
            </w:rPr>
            <w:delText xml:space="preserve">With the rapid rise of new data sources comes the </w:delText>
          </w:r>
        </w:del>
      </w:ins>
      <w:ins w:id="785" w:author="Crowder, Michael" w:date="2018-03-11T15:50:00Z">
        <w:del w:id="786" w:author="Lauren Darr" w:date="2018-05-09T12:06:00Z">
          <w:r w:rsidR="001556DA" w:rsidRPr="00F7658B" w:rsidDel="00EF7109">
            <w:rPr>
              <w:rPrChange w:id="787" w:author="Lauren Darr" w:date="2018-06-24T20:44:00Z">
                <w:rPr/>
              </w:rPrChange>
            </w:rPr>
            <w:delText>challenge</w:delText>
          </w:r>
        </w:del>
      </w:ins>
      <w:ins w:id="788" w:author="Crowder, Michael" w:date="2018-03-11T15:49:00Z">
        <w:del w:id="789" w:author="Lauren Darr" w:date="2018-05-09T12:06:00Z">
          <w:r w:rsidR="001556DA" w:rsidRPr="00F7658B" w:rsidDel="00EF7109">
            <w:rPr>
              <w:rPrChange w:id="790" w:author="Lauren Darr" w:date="2018-06-24T20:44:00Z">
                <w:rPr/>
              </w:rPrChange>
            </w:rPr>
            <w:delText xml:space="preserve"> </w:delText>
          </w:r>
        </w:del>
      </w:ins>
      <w:ins w:id="791" w:author="Crowder, Michael" w:date="2018-03-11T15:50:00Z">
        <w:del w:id="792" w:author="Lauren Darr" w:date="2018-05-09T12:06:00Z">
          <w:r w:rsidR="001556DA" w:rsidRPr="00F7658B" w:rsidDel="00EF7109">
            <w:rPr>
              <w:rPrChange w:id="793" w:author="Lauren Darr" w:date="2018-06-24T20:44:00Z">
                <w:rPr/>
              </w:rPrChange>
            </w:rPr>
            <w:delText>of ho</w:delText>
          </w:r>
          <w:r w:rsidR="004F396B" w:rsidRPr="00F7658B" w:rsidDel="00EF7109">
            <w:rPr>
              <w:rPrChange w:id="794" w:author="Lauren Darr" w:date="2018-06-24T20:44:00Z">
                <w:rPr/>
              </w:rPrChange>
            </w:rPr>
            <w:delText>w we extract useful information</w:delText>
          </w:r>
        </w:del>
      </w:ins>
      <w:ins w:id="795" w:author="Crowder, Michael" w:date="2018-03-11T15:56:00Z">
        <w:del w:id="796" w:author="Lauren Darr" w:date="2018-05-09T12:06:00Z">
          <w:r w:rsidR="004F396B" w:rsidRPr="00F7658B" w:rsidDel="00EF7109">
            <w:rPr>
              <w:rPrChange w:id="797" w:author="Lauren Darr" w:date="2018-06-24T20:44:00Z">
                <w:rPr/>
              </w:rPrChange>
            </w:rPr>
            <w:delText xml:space="preserve">. Do authors of visualization use the </w:delText>
          </w:r>
        </w:del>
      </w:ins>
      <w:ins w:id="798" w:author="Crowder, Michael" w:date="2018-03-11T15:57:00Z">
        <w:del w:id="799" w:author="Lauren Darr" w:date="2018-05-09T12:06:00Z">
          <w:r w:rsidR="004F396B" w:rsidRPr="00F7658B" w:rsidDel="00EF7109">
            <w:rPr>
              <w:rPrChange w:id="800" w:author="Lauren Darr" w:date="2018-06-24T20:44:00Z">
                <w:rPr/>
              </w:rPrChange>
            </w:rPr>
            <w:delText>original</w:delText>
          </w:r>
        </w:del>
      </w:ins>
      <w:ins w:id="801" w:author="Crowder, Michael" w:date="2018-03-11T15:56:00Z">
        <w:del w:id="802" w:author="Lauren Darr" w:date="2018-05-09T12:06:00Z">
          <w:r w:rsidR="004F396B" w:rsidRPr="00F7658B" w:rsidDel="00EF7109">
            <w:rPr>
              <w:rPrChange w:id="803" w:author="Lauren Darr" w:date="2018-06-24T20:44:00Z">
                <w:rPr/>
              </w:rPrChange>
            </w:rPr>
            <w:delText xml:space="preserve"> </w:delText>
          </w:r>
        </w:del>
      </w:ins>
      <w:ins w:id="804" w:author="Crowder, Michael" w:date="2018-03-11T15:57:00Z">
        <w:del w:id="805" w:author="Lauren Darr" w:date="2018-05-09T12:06:00Z">
          <w:r w:rsidR="004F396B" w:rsidRPr="00F7658B" w:rsidDel="00EF7109">
            <w:rPr>
              <w:rPrChange w:id="806" w:author="Lauren Darr" w:date="2018-06-24T20:44:00Z">
                <w:rPr/>
              </w:rPrChange>
            </w:rPr>
            <w:delText>data set or combine other datasets linked by say zip codes, or census tracks to make them more useful to the novice user? [1</w:delText>
          </w:r>
        </w:del>
        <w:del w:id="807" w:author="Lauren Darr" w:date="2018-03-13T13:54:00Z">
          <w:r w:rsidR="004F396B" w:rsidRPr="00F7658B" w:rsidDel="00604494">
            <w:rPr>
              <w:rPrChange w:id="808" w:author="Lauren Darr" w:date="2018-06-24T20:44:00Z">
                <w:rPr/>
              </w:rPrChange>
            </w:rPr>
            <w:delText>2</w:delText>
          </w:r>
        </w:del>
        <w:del w:id="809" w:author="Lauren Darr" w:date="2018-05-09T12:06:00Z">
          <w:r w:rsidR="004F396B" w:rsidRPr="00F7658B" w:rsidDel="00EF7109">
            <w:rPr>
              <w:rPrChange w:id="810" w:author="Lauren Darr" w:date="2018-06-24T20:44:00Z">
                <w:rPr/>
              </w:rPrChange>
            </w:rPr>
            <w:delText>]</w:delText>
          </w:r>
        </w:del>
      </w:ins>
      <w:ins w:id="811" w:author="Crowder, Michael" w:date="2018-03-11T16:00:00Z">
        <w:del w:id="812" w:author="Lauren Darr" w:date="2018-05-09T12:06:00Z">
          <w:r w:rsidR="00631A51" w:rsidRPr="00F7658B" w:rsidDel="00EF7109">
            <w:rPr>
              <w:rPrChange w:id="813" w:author="Lauren Darr" w:date="2018-06-24T20:44:00Z">
                <w:rPr/>
              </w:rPrChange>
            </w:rPr>
            <w:delText>.</w:delText>
          </w:r>
        </w:del>
      </w:ins>
      <w:ins w:id="814" w:author="Crowder, Michael" w:date="2018-03-11T16:01:00Z">
        <w:del w:id="815" w:author="Lauren Darr" w:date="2018-05-09T12:06:00Z">
          <w:r w:rsidR="00631A51" w:rsidRPr="00F7658B" w:rsidDel="00EF7109">
            <w:rPr>
              <w:rPrChange w:id="816" w:author="Lauren Darr" w:date="2018-06-24T20:44:00Z">
                <w:rPr/>
              </w:rPrChange>
            </w:rPr>
            <w:delText xml:space="preserve"> The classic definition of a map is that of a plot of land scaled down on a flat medium that </w:delText>
          </w:r>
        </w:del>
      </w:ins>
      <w:ins w:id="817" w:author="Crowder, Michael" w:date="2018-03-11T16:02:00Z">
        <w:del w:id="818" w:author="Lauren Darr" w:date="2018-05-09T12:06:00Z">
          <w:r w:rsidR="00631A51" w:rsidRPr="00F7658B" w:rsidDel="00EF7109">
            <w:rPr>
              <w:rPrChange w:id="819" w:author="Lauren Darr" w:date="2018-06-24T20:44:00Z">
                <w:rPr/>
              </w:rPrChange>
            </w:rPr>
            <w:delText>represents</w:delText>
          </w:r>
        </w:del>
      </w:ins>
      <w:ins w:id="820" w:author="Crowder, Michael" w:date="2018-03-11T16:01:00Z">
        <w:del w:id="821" w:author="Lauren Darr" w:date="2018-05-09T12:06:00Z">
          <w:r w:rsidR="00631A51" w:rsidRPr="00F7658B" w:rsidDel="00EF7109">
            <w:rPr>
              <w:rPrChange w:id="822" w:author="Lauren Darr" w:date="2018-06-24T20:44:00Z">
                <w:rPr/>
              </w:rPrChange>
            </w:rPr>
            <w:delText xml:space="preserve"> </w:delText>
          </w:r>
        </w:del>
      </w:ins>
      <w:ins w:id="823" w:author="Crowder, Michael" w:date="2018-03-11T16:02:00Z">
        <w:del w:id="824" w:author="Lauren Darr" w:date="2018-05-09T12:06:00Z">
          <w:r w:rsidR="00631A51" w:rsidRPr="00F7658B" w:rsidDel="00EF7109">
            <w:rPr>
              <w:rPrChange w:id="825" w:author="Lauren Darr" w:date="2018-06-24T20:44:00Z">
                <w:rPr/>
              </w:rPrChange>
            </w:rPr>
            <w:delText xml:space="preserve">part of the Earth’s surface. The rise of information technology and </w:delText>
          </w:r>
        </w:del>
      </w:ins>
      <w:ins w:id="826" w:author="Crowder, Michael" w:date="2018-03-11T16:03:00Z">
        <w:del w:id="827" w:author="Lauren Darr" w:date="2018-05-09T12:06:00Z">
          <w:r w:rsidR="00631A51" w:rsidRPr="00F7658B" w:rsidDel="00EF7109">
            <w:rPr>
              <w:rPrChange w:id="828" w:author="Lauren Darr" w:date="2018-06-24T20:44:00Z">
                <w:rPr/>
              </w:rPrChange>
            </w:rPr>
            <w:delText>scientific</w:delText>
          </w:r>
        </w:del>
      </w:ins>
      <w:ins w:id="829" w:author="Crowder, Michael" w:date="2018-03-11T16:02:00Z">
        <w:del w:id="830" w:author="Lauren Darr" w:date="2018-05-09T12:06:00Z">
          <w:r w:rsidR="00631A51" w:rsidRPr="00F7658B" w:rsidDel="00EF7109">
            <w:rPr>
              <w:rPrChange w:id="831" w:author="Lauren Darr" w:date="2018-06-24T20:44:00Z">
                <w:rPr/>
              </w:rPrChange>
            </w:rPr>
            <w:delText xml:space="preserve"> </w:delText>
          </w:r>
        </w:del>
      </w:ins>
      <w:ins w:id="832" w:author="Crowder, Michael" w:date="2018-03-11T16:03:00Z">
        <w:del w:id="833" w:author="Lauren Darr" w:date="2018-05-09T12:06:00Z">
          <w:r w:rsidR="00631A51" w:rsidRPr="00F7658B" w:rsidDel="00EF7109">
            <w:rPr>
              <w:rPrChange w:id="834" w:author="Lauren Darr" w:date="2018-06-24T20:44:00Z">
                <w:rPr/>
              </w:rPrChange>
            </w:rPr>
            <w:delText xml:space="preserve">computing have changed map making. This rise in information has given rise to </w:delText>
          </w:r>
        </w:del>
      </w:ins>
      <w:ins w:id="835" w:author="Crowder, Michael" w:date="2018-03-11T16:04:00Z">
        <w:del w:id="836" w:author="Lauren Darr" w:date="2018-05-09T12:06:00Z">
          <w:r w:rsidR="00631A51" w:rsidRPr="00F7658B" w:rsidDel="00EF7109">
            <w:rPr>
              <w:rPrChange w:id="837" w:author="Lauren Darr" w:date="2018-06-24T20:44:00Z">
                <w:rPr/>
              </w:rPrChange>
            </w:rPr>
            <w:delText>geographic</w:delText>
          </w:r>
        </w:del>
      </w:ins>
      <w:ins w:id="838" w:author="Crowder, Michael" w:date="2018-03-11T16:03:00Z">
        <w:del w:id="839" w:author="Lauren Darr" w:date="2018-05-09T12:06:00Z">
          <w:r w:rsidR="00631A51" w:rsidRPr="00F7658B" w:rsidDel="00EF7109">
            <w:rPr>
              <w:rPrChange w:id="840" w:author="Lauren Darr" w:date="2018-06-24T20:44:00Z">
                <w:rPr/>
              </w:rPrChange>
            </w:rPr>
            <w:delText xml:space="preserve"> </w:delText>
          </w:r>
        </w:del>
      </w:ins>
      <w:ins w:id="841" w:author="Crowder, Michael" w:date="2018-03-11T16:04:00Z">
        <w:del w:id="842" w:author="Lauren Darr" w:date="2018-05-09T12:06:00Z">
          <w:r w:rsidR="00631A51" w:rsidRPr="00F7658B" w:rsidDel="00EF7109">
            <w:rPr>
              <w:rPrChange w:id="843" w:author="Lauren Darr" w:date="2018-06-24T20:44:00Z">
                <w:rPr/>
              </w:rPrChange>
            </w:rPr>
            <w:delText>information systems (GIS). A typical GIS software will have the ability to layer information on top of a map in order to tell a story with a dynamic map that a user can explore</w:delText>
          </w:r>
        </w:del>
        <w:del w:id="844" w:author="Lauren Darr" w:date="2018-04-08T06:43:00Z">
          <w:r w:rsidR="00631A51" w:rsidRPr="00F7658B" w:rsidDel="00F53E94">
            <w:rPr>
              <w:rPrChange w:id="845" w:author="Lauren Darr" w:date="2018-06-24T20:44:00Z">
                <w:rPr/>
              </w:rPrChange>
            </w:rPr>
            <w:delText xml:space="preserve"> with.</w:delText>
          </w:r>
        </w:del>
      </w:ins>
      <w:ins w:id="846" w:author="Crowder, Michael" w:date="2018-03-11T16:06:00Z">
        <w:del w:id="847" w:author="Lauren Darr" w:date="2018-05-09T12:06:00Z">
          <w:r w:rsidR="00631A51" w:rsidRPr="00F7658B" w:rsidDel="00EF7109">
            <w:rPr>
              <w:rPrChange w:id="848" w:author="Lauren Darr" w:date="2018-06-24T20:44:00Z">
                <w:rPr/>
              </w:rPrChange>
            </w:rPr>
            <w:delText xml:space="preserve"> </w:delText>
          </w:r>
        </w:del>
      </w:ins>
    </w:p>
    <w:p w:rsidR="00631A51" w:rsidRPr="00F7658B" w:rsidDel="00C47BDC" w:rsidRDefault="00631A51">
      <w:pPr>
        <w:ind w:firstLine="0"/>
        <w:rPr>
          <w:ins w:id="849" w:author="Crowder, Michael" w:date="2018-03-11T16:06:00Z"/>
          <w:del w:id="850" w:author="Lauren Darr" w:date="2018-05-02T12:04:00Z"/>
          <w:rPrChange w:id="851" w:author="Lauren Darr" w:date="2018-06-24T20:44:00Z">
            <w:rPr>
              <w:ins w:id="852" w:author="Crowder, Michael" w:date="2018-03-11T16:06:00Z"/>
              <w:del w:id="853" w:author="Lauren Darr" w:date="2018-05-02T12:04:00Z"/>
            </w:rPr>
          </w:rPrChange>
        </w:rPr>
        <w:pPrChange w:id="854" w:author="Crowder, Michael" w:date="2018-03-11T16:06:00Z">
          <w:pPr/>
        </w:pPrChange>
      </w:pPr>
    </w:p>
    <w:p w:rsidR="001B52ED" w:rsidRPr="00F7658B" w:rsidDel="00EF7109" w:rsidRDefault="00631A51">
      <w:pPr>
        <w:ind w:firstLine="0"/>
        <w:rPr>
          <w:ins w:id="855" w:author="Crowder, Michael" w:date="2018-03-11T16:11:00Z"/>
          <w:del w:id="856" w:author="Lauren Darr" w:date="2018-05-09T12:06:00Z"/>
          <w:rPrChange w:id="857" w:author="Lauren Darr" w:date="2018-06-24T20:44:00Z">
            <w:rPr>
              <w:ins w:id="858" w:author="Crowder, Michael" w:date="2018-03-11T16:11:00Z"/>
              <w:del w:id="859" w:author="Lauren Darr" w:date="2018-05-09T12:06:00Z"/>
            </w:rPr>
          </w:rPrChange>
        </w:rPr>
        <w:pPrChange w:id="860" w:author="Crowder, Michael" w:date="2018-03-11T16:06:00Z">
          <w:pPr/>
        </w:pPrChange>
      </w:pPr>
      <w:ins w:id="861" w:author="Crowder, Michael" w:date="2018-03-11T16:06:00Z">
        <w:del w:id="862" w:author="Lauren Darr" w:date="2018-05-09T12:06:00Z">
          <w:r w:rsidRPr="00F7658B" w:rsidDel="00EF7109">
            <w:rPr>
              <w:rPrChange w:id="863" w:author="Lauren Darr" w:date="2018-06-24T20:44:00Z">
                <w:rPr/>
              </w:rPrChange>
            </w:rPr>
            <w:delText>There are many software</w:delText>
          </w:r>
          <w:r w:rsidR="001B52ED" w:rsidRPr="00F7658B" w:rsidDel="00EF7109">
            <w:rPr>
              <w:rPrChange w:id="864" w:author="Lauren Darr" w:date="2018-06-24T20:44:00Z">
                <w:rPr/>
              </w:rPrChange>
            </w:rPr>
            <w:delText xml:space="preserve"> types exist for geospatial analysis. There </w:delText>
          </w:r>
        </w:del>
      </w:ins>
      <w:ins w:id="865" w:author="Crowder, Michael" w:date="2018-03-11T16:07:00Z">
        <w:del w:id="866" w:author="Lauren Darr" w:date="2018-05-09T12:06:00Z">
          <w:r w:rsidR="001B52ED" w:rsidRPr="00F7658B" w:rsidDel="00EF7109">
            <w:rPr>
              <w:rPrChange w:id="867" w:author="Lauren Darr" w:date="2018-06-24T20:44:00Z">
                <w:rPr/>
              </w:rPrChange>
            </w:rPr>
            <w:delText>are large commercial GIS packages like ArcView, ArcGis and ERSI</w:delText>
          </w:r>
        </w:del>
      </w:ins>
      <w:ins w:id="868" w:author="Crowder, Michael" w:date="2018-03-11T16:08:00Z">
        <w:del w:id="869" w:author="Lauren Darr" w:date="2018-05-09T12:06:00Z">
          <w:r w:rsidR="001B52ED" w:rsidRPr="00F7658B" w:rsidDel="00EF7109">
            <w:rPr>
              <w:rPrChange w:id="870" w:author="Lauren Darr" w:date="2018-06-24T20:44:00Z">
                <w:rPr/>
              </w:rPrChange>
            </w:rPr>
            <w:delText xml:space="preserve">, from an open source perspective there are many tools like R and Python that have many APIs that enable a user to create fairly robust geospatial </w:delText>
          </w:r>
        </w:del>
      </w:ins>
      <w:ins w:id="871" w:author="Crowder, Michael" w:date="2018-03-11T16:11:00Z">
        <w:del w:id="872" w:author="Lauren Darr" w:date="2018-05-09T12:06:00Z">
          <w:r w:rsidR="001B52ED" w:rsidRPr="00F7658B" w:rsidDel="00EF7109">
            <w:rPr>
              <w:rPrChange w:id="873" w:author="Lauren Darr" w:date="2018-06-24T20:44:00Z">
                <w:rPr/>
              </w:rPrChange>
            </w:rPr>
            <w:delText>visualizations</w:delText>
          </w:r>
        </w:del>
      </w:ins>
      <w:ins w:id="874" w:author="Crowder, Michael" w:date="2018-03-11T16:08:00Z">
        <w:del w:id="875" w:author="Lauren Darr" w:date="2018-05-09T12:06:00Z">
          <w:r w:rsidR="001B52ED" w:rsidRPr="00F7658B" w:rsidDel="00EF7109">
            <w:rPr>
              <w:rPrChange w:id="876" w:author="Lauren Darr" w:date="2018-06-24T20:44:00Z">
                <w:rPr/>
              </w:rPrChange>
            </w:rPr>
            <w:delText xml:space="preserve"> with APIs like Ploty, Leaflet and </w:delText>
          </w:r>
        </w:del>
      </w:ins>
      <w:ins w:id="877" w:author="Crowder, Michael" w:date="2018-03-11T16:10:00Z">
        <w:del w:id="878" w:author="Lauren Darr" w:date="2018-05-09T12:06:00Z">
          <w:r w:rsidR="001B52ED" w:rsidRPr="00F7658B" w:rsidDel="00EF7109">
            <w:rPr>
              <w:rPrChange w:id="879" w:author="Lauren Darr" w:date="2018-06-24T20:44:00Z">
                <w:rPr/>
              </w:rPrChange>
            </w:rPr>
            <w:delText>GeoPandas.</w:delText>
          </w:r>
        </w:del>
      </w:ins>
    </w:p>
    <w:p w:rsidR="001B52ED" w:rsidRPr="00F7658B" w:rsidDel="00C47BDC" w:rsidRDefault="001B52ED">
      <w:pPr>
        <w:ind w:firstLine="0"/>
        <w:rPr>
          <w:ins w:id="880" w:author="Crowder, Michael" w:date="2018-03-11T16:11:00Z"/>
          <w:del w:id="881" w:author="Lauren Darr" w:date="2018-05-02T12:04:00Z"/>
          <w:rPrChange w:id="882" w:author="Lauren Darr" w:date="2018-06-24T20:44:00Z">
            <w:rPr>
              <w:ins w:id="883" w:author="Crowder, Michael" w:date="2018-03-11T16:11:00Z"/>
              <w:del w:id="884" w:author="Lauren Darr" w:date="2018-05-02T12:04:00Z"/>
            </w:rPr>
          </w:rPrChange>
        </w:rPr>
        <w:pPrChange w:id="885" w:author="Crowder, Michael" w:date="2018-03-11T16:06:00Z">
          <w:pPr/>
        </w:pPrChange>
      </w:pPr>
    </w:p>
    <w:p w:rsidR="00F126BF" w:rsidRPr="00F7658B" w:rsidDel="00EF7109" w:rsidRDefault="001B52ED">
      <w:pPr>
        <w:ind w:firstLine="0"/>
        <w:rPr>
          <w:ins w:id="886" w:author="Crowder, Michael" w:date="2018-03-11T17:48:00Z"/>
          <w:del w:id="887" w:author="Lauren Darr" w:date="2018-05-09T12:06:00Z"/>
          <w:rPrChange w:id="888" w:author="Lauren Darr" w:date="2018-06-24T20:44:00Z">
            <w:rPr>
              <w:ins w:id="889" w:author="Crowder, Michael" w:date="2018-03-11T17:48:00Z"/>
              <w:del w:id="890" w:author="Lauren Darr" w:date="2018-05-09T12:06:00Z"/>
            </w:rPr>
          </w:rPrChange>
        </w:rPr>
        <w:pPrChange w:id="891" w:author="Crowder, Michael" w:date="2018-03-11T16:06:00Z">
          <w:pPr/>
        </w:pPrChange>
      </w:pPr>
      <w:ins w:id="892" w:author="Crowder, Michael" w:date="2018-03-11T16:11:00Z">
        <w:del w:id="893" w:author="Lauren Darr" w:date="2018-05-09T12:06:00Z">
          <w:r w:rsidRPr="00F7658B" w:rsidDel="00EF7109">
            <w:rPr>
              <w:rPrChange w:id="894" w:author="Lauren Darr" w:date="2018-06-24T20:44:00Z">
                <w:rPr/>
              </w:rPrChange>
            </w:rPr>
            <w:delText xml:space="preserve">From </w:delText>
          </w:r>
        </w:del>
      </w:ins>
      <w:ins w:id="895" w:author="Crowder, Michael" w:date="2018-03-11T16:19:00Z">
        <w:del w:id="896" w:author="Lauren Darr" w:date="2018-05-09T12:06:00Z">
          <w:r w:rsidR="00B469C6" w:rsidRPr="00F7658B" w:rsidDel="00EF7109">
            <w:rPr>
              <w:rPrChange w:id="897" w:author="Lauren Darr" w:date="2018-06-24T20:44:00Z">
                <w:rPr/>
              </w:rPrChange>
            </w:rPr>
            <w:delText>a</w:delText>
          </w:r>
        </w:del>
      </w:ins>
      <w:ins w:id="898" w:author="Crowder, Michael" w:date="2018-03-11T16:15:00Z">
        <w:del w:id="899" w:author="Lauren Darr" w:date="2018-05-09T12:06:00Z">
          <w:r w:rsidR="00471582" w:rsidRPr="00F7658B" w:rsidDel="00EF7109">
            <w:rPr>
              <w:rPrChange w:id="900" w:author="Lauren Darr" w:date="2018-06-24T20:44:00Z">
                <w:rPr/>
              </w:rPrChange>
            </w:rPr>
            <w:delText xml:space="preserve"> criminal </w:delText>
          </w:r>
        </w:del>
      </w:ins>
      <w:ins w:id="901" w:author="Crowder, Michael" w:date="2018-03-11T16:19:00Z">
        <w:del w:id="902" w:author="Lauren Darr" w:date="2018-05-09T12:06:00Z">
          <w:r w:rsidR="00B469C6" w:rsidRPr="00F7658B" w:rsidDel="00EF7109">
            <w:rPr>
              <w:rPrChange w:id="903" w:author="Lauren Darr" w:date="2018-06-24T20:44:00Z">
                <w:rPr/>
              </w:rPrChange>
            </w:rPr>
            <w:delText>analyst’s</w:delText>
          </w:r>
        </w:del>
      </w:ins>
      <w:ins w:id="904" w:author="Crowder, Michael" w:date="2018-03-11T16:11:00Z">
        <w:del w:id="905" w:author="Lauren Darr" w:date="2018-05-09T12:06:00Z">
          <w:r w:rsidRPr="00F7658B" w:rsidDel="00EF7109">
            <w:rPr>
              <w:rPrChange w:id="906" w:author="Lauren Darr" w:date="2018-06-24T20:44:00Z">
                <w:rPr/>
              </w:rPrChange>
            </w:rPr>
            <w:delText xml:space="preserve"> </w:delText>
          </w:r>
        </w:del>
      </w:ins>
      <w:ins w:id="907" w:author="Crowder, Michael" w:date="2018-03-11T16:15:00Z">
        <w:del w:id="908" w:author="Lauren Darr" w:date="2018-05-09T12:06:00Z">
          <w:r w:rsidR="00471582" w:rsidRPr="00F7658B" w:rsidDel="00EF7109">
            <w:rPr>
              <w:rPrChange w:id="909" w:author="Lauren Darr" w:date="2018-06-24T20:44:00Z">
                <w:rPr/>
              </w:rPrChange>
            </w:rPr>
            <w:delText>perspective,</w:delText>
          </w:r>
        </w:del>
      </w:ins>
      <w:ins w:id="910" w:author="Crowder, Michael" w:date="2018-03-11T16:11:00Z">
        <w:del w:id="911" w:author="Lauren Darr" w:date="2018-05-09T12:06:00Z">
          <w:r w:rsidRPr="00F7658B" w:rsidDel="00EF7109">
            <w:rPr>
              <w:rPrChange w:id="912" w:author="Lauren Darr" w:date="2018-06-24T20:44:00Z">
                <w:rPr/>
              </w:rPrChange>
            </w:rPr>
            <w:delText xml:space="preserve"> the International Association of Crime Analysts (IACA)</w:delText>
          </w:r>
        </w:del>
      </w:ins>
      <w:ins w:id="913" w:author="Crowder, Michael" w:date="2018-03-11T16:13:00Z">
        <w:del w:id="914" w:author="Lauren Darr" w:date="2018-05-09T12:06:00Z">
          <w:r w:rsidRPr="00F7658B" w:rsidDel="00EF7109">
            <w:rPr>
              <w:rPrChange w:id="915" w:author="Lauren Darr" w:date="2018-06-24T20:44:00Z">
                <w:rPr/>
              </w:rPrChange>
            </w:rPr>
            <w:delText xml:space="preserve"> Standards, Methods and Technology Committee</w:delText>
          </w:r>
        </w:del>
      </w:ins>
      <w:ins w:id="916" w:author="Crowder, Michael" w:date="2018-03-11T16:11:00Z">
        <w:del w:id="917" w:author="Lauren Darr" w:date="2018-05-09T12:06:00Z">
          <w:r w:rsidRPr="00F7658B" w:rsidDel="00EF7109">
            <w:rPr>
              <w:rPrChange w:id="918" w:author="Lauren Darr" w:date="2018-06-24T20:44:00Z">
                <w:rPr/>
              </w:rPrChange>
            </w:rPr>
            <w:delText xml:space="preserve"> has a white paper called </w:delText>
          </w:r>
        </w:del>
      </w:ins>
      <w:ins w:id="919" w:author="Crowder, Michael" w:date="2018-03-11T16:12:00Z">
        <w:del w:id="920" w:author="Lauren Darr" w:date="2018-05-09T12:06:00Z">
          <w:r w:rsidRPr="00F7658B" w:rsidDel="00EF7109">
            <w:rPr>
              <w:rPrChange w:id="921" w:author="Lauren Darr" w:date="2018-06-24T20:44:00Z">
                <w:rPr/>
              </w:rPrChange>
            </w:rPr>
            <w:delText>“</w:delText>
          </w:r>
        </w:del>
      </w:ins>
      <w:ins w:id="922" w:author="Crowder, Michael" w:date="2018-03-11T16:13:00Z">
        <w:del w:id="923" w:author="Lauren Darr" w:date="2018-05-09T12:06:00Z">
          <w:r w:rsidRPr="00F7658B" w:rsidDel="00EF7109">
            <w:rPr>
              <w:rPrChange w:id="924" w:author="Lauren Darr" w:date="2018-06-24T20:44:00Z">
                <w:rPr/>
              </w:rPrChange>
            </w:rPr>
            <w:delText>Identifying</w:delText>
          </w:r>
        </w:del>
      </w:ins>
      <w:ins w:id="925" w:author="Crowder, Michael" w:date="2018-03-11T16:12:00Z">
        <w:del w:id="926" w:author="Lauren Darr" w:date="2018-05-09T12:06:00Z">
          <w:r w:rsidRPr="00F7658B" w:rsidDel="00EF7109">
            <w:rPr>
              <w:rPrChange w:id="927" w:author="Lauren Darr" w:date="2018-06-24T20:44:00Z">
                <w:rPr/>
              </w:rPrChange>
            </w:rPr>
            <w:delText xml:space="preserve"> High Crime Areas”</w:delText>
          </w:r>
        </w:del>
      </w:ins>
      <w:ins w:id="928" w:author="Crowder, Michael" w:date="2018-03-11T16:13:00Z">
        <w:del w:id="929" w:author="Lauren Darr" w:date="2018-05-09T12:06:00Z">
          <w:r w:rsidR="00471582" w:rsidRPr="00F7658B" w:rsidDel="00EF7109">
            <w:rPr>
              <w:rPrChange w:id="930" w:author="Lauren Darr" w:date="2018-06-24T20:44:00Z">
                <w:rPr/>
              </w:rPrChange>
            </w:rPr>
            <w:delText xml:space="preserve">. One of the first points of the white paper is that crime is seldom </w:delText>
          </w:r>
        </w:del>
      </w:ins>
      <w:ins w:id="931" w:author="Crowder, Michael" w:date="2018-03-11T16:14:00Z">
        <w:del w:id="932" w:author="Lauren Darr" w:date="2018-05-09T12:06:00Z">
          <w:r w:rsidR="00471582" w:rsidRPr="00F7658B" w:rsidDel="00EF7109">
            <w:rPr>
              <w:rPrChange w:id="933" w:author="Lauren Darr" w:date="2018-06-24T20:44:00Z">
                <w:rPr/>
              </w:rPrChange>
            </w:rPr>
            <w:delText>randomly</w:delText>
          </w:r>
        </w:del>
      </w:ins>
      <w:ins w:id="934" w:author="Crowder, Michael" w:date="2018-03-11T16:13:00Z">
        <w:del w:id="935" w:author="Lauren Darr" w:date="2018-05-09T12:06:00Z">
          <w:r w:rsidR="00471582" w:rsidRPr="00F7658B" w:rsidDel="00EF7109">
            <w:rPr>
              <w:rPrChange w:id="936" w:author="Lauren Darr" w:date="2018-06-24T20:44:00Z">
                <w:rPr/>
              </w:rPrChange>
            </w:rPr>
            <w:delText xml:space="preserve"> </w:delText>
          </w:r>
        </w:del>
      </w:ins>
      <w:ins w:id="937" w:author="Crowder, Michael" w:date="2018-03-11T16:14:00Z">
        <w:del w:id="938" w:author="Lauren Darr" w:date="2018-05-09T12:06:00Z">
          <w:r w:rsidR="00471582" w:rsidRPr="00F7658B" w:rsidDel="00EF7109">
            <w:rPr>
              <w:rPrChange w:id="939" w:author="Lauren Darr" w:date="2018-06-24T20:44:00Z">
                <w:rPr/>
              </w:rPrChange>
            </w:rPr>
            <w:delText xml:space="preserve">or evenly distributed across space. The identification of high crime areas </w:delText>
          </w:r>
        </w:del>
      </w:ins>
      <w:ins w:id="940" w:author="Crowder, Michael" w:date="2018-03-11T16:19:00Z">
        <w:del w:id="941" w:author="Lauren Darr" w:date="2018-05-09T12:06:00Z">
          <w:r w:rsidR="00B469C6" w:rsidRPr="00F7658B" w:rsidDel="00EF7109">
            <w:rPr>
              <w:rPrChange w:id="942" w:author="Lauren Darr" w:date="2018-06-24T20:44:00Z">
                <w:rPr/>
              </w:rPrChange>
            </w:rPr>
            <w:delText>plays</w:delText>
          </w:r>
        </w:del>
      </w:ins>
      <w:ins w:id="943" w:author="Crowder, Michael" w:date="2018-03-11T16:14:00Z">
        <w:del w:id="944" w:author="Lauren Darr" w:date="2018-05-09T12:06:00Z">
          <w:r w:rsidR="00471582" w:rsidRPr="00F7658B" w:rsidDel="00EF7109">
            <w:rPr>
              <w:rPrChange w:id="945" w:author="Lauren Darr" w:date="2018-06-24T20:44:00Z">
                <w:rPr/>
              </w:rPrChange>
            </w:rPr>
            <w:delText xml:space="preserve"> a key role in how law enforcement agencies operate and address crime in certain </w:delText>
          </w:r>
        </w:del>
      </w:ins>
      <w:ins w:id="946" w:author="Crowder, Michael" w:date="2018-03-11T16:19:00Z">
        <w:del w:id="947" w:author="Lauren Darr" w:date="2018-05-09T12:06:00Z">
          <w:r w:rsidR="00B469C6" w:rsidRPr="00F7658B" w:rsidDel="00EF7109">
            <w:rPr>
              <w:rPrChange w:id="948" w:author="Lauren Darr" w:date="2018-06-24T20:44:00Z">
                <w:rPr/>
              </w:rPrChange>
            </w:rPr>
            <w:delText>areas [</w:delText>
          </w:r>
        </w:del>
      </w:ins>
      <w:ins w:id="949" w:author="Crowder, Michael" w:date="2018-03-11T16:14:00Z">
        <w:del w:id="950" w:author="Lauren Darr" w:date="2018-05-09T12:06:00Z">
          <w:r w:rsidR="00471582" w:rsidRPr="00F7658B" w:rsidDel="00EF7109">
            <w:rPr>
              <w:rPrChange w:id="951" w:author="Lauren Darr" w:date="2018-06-24T20:44:00Z">
                <w:rPr/>
              </w:rPrChange>
            </w:rPr>
            <w:delText>1</w:delText>
          </w:r>
        </w:del>
        <w:del w:id="952" w:author="Lauren Darr" w:date="2018-03-13T13:54:00Z">
          <w:r w:rsidR="00471582" w:rsidRPr="00F7658B" w:rsidDel="00604494">
            <w:rPr>
              <w:rPrChange w:id="953" w:author="Lauren Darr" w:date="2018-06-24T20:44:00Z">
                <w:rPr/>
              </w:rPrChange>
            </w:rPr>
            <w:delText>3</w:delText>
          </w:r>
        </w:del>
        <w:del w:id="954" w:author="Lauren Darr" w:date="2018-05-09T12:06:00Z">
          <w:r w:rsidR="00471582" w:rsidRPr="00F7658B" w:rsidDel="00EF7109">
            <w:rPr>
              <w:rPrChange w:id="955" w:author="Lauren Darr" w:date="2018-06-24T20:44:00Z">
                <w:rPr/>
              </w:rPrChange>
            </w:rPr>
            <w:delText>].</w:delText>
          </w:r>
        </w:del>
      </w:ins>
      <w:ins w:id="956" w:author="Crowder, Michael" w:date="2018-03-11T16:16:00Z">
        <w:del w:id="957" w:author="Lauren Darr" w:date="2018-05-09T12:06:00Z">
          <w:r w:rsidR="002E7D11" w:rsidRPr="00F7658B" w:rsidDel="00EF7109">
            <w:rPr>
              <w:rPrChange w:id="958" w:author="Lauren Darr" w:date="2018-06-24T20:44:00Z">
                <w:rPr/>
              </w:rPrChange>
            </w:rPr>
            <w:delText xml:space="preserve"> </w:delText>
          </w:r>
        </w:del>
      </w:ins>
      <w:ins w:id="959" w:author="Crowder, Michael" w:date="2018-03-11T16:18:00Z">
        <w:del w:id="960" w:author="Lauren Darr" w:date="2018-05-09T12:06:00Z">
          <w:r w:rsidR="00B469C6" w:rsidRPr="00F7658B" w:rsidDel="00EF7109">
            <w:rPr>
              <w:rPrChange w:id="961" w:author="Lauren Darr" w:date="2018-06-24T20:44:00Z">
                <w:rPr/>
              </w:rPrChange>
            </w:rPr>
            <w:delText xml:space="preserve">The paper goes through various geospatial </w:delText>
          </w:r>
        </w:del>
      </w:ins>
      <w:ins w:id="962" w:author="Crowder, Michael" w:date="2018-03-11T16:19:00Z">
        <w:del w:id="963" w:author="Lauren Darr" w:date="2018-05-09T12:06:00Z">
          <w:r w:rsidR="00B469C6" w:rsidRPr="00F7658B" w:rsidDel="00EF7109">
            <w:rPr>
              <w:rPrChange w:id="964" w:author="Lauren Darr" w:date="2018-06-24T20:44:00Z">
                <w:rPr/>
              </w:rPrChange>
            </w:rPr>
            <w:delText>visualizations</w:delText>
          </w:r>
        </w:del>
      </w:ins>
      <w:ins w:id="965" w:author="Crowder, Michael" w:date="2018-03-11T16:18:00Z">
        <w:del w:id="966" w:author="Lauren Darr" w:date="2018-05-09T12:06:00Z">
          <w:r w:rsidR="00B469C6" w:rsidRPr="00F7658B" w:rsidDel="00EF7109">
            <w:rPr>
              <w:rPrChange w:id="967" w:author="Lauren Darr" w:date="2018-06-24T20:44:00Z">
                <w:rPr/>
              </w:rPrChange>
            </w:rPr>
            <w:delText xml:space="preserve"> that may be useful for the criminal analysts to </w:delText>
          </w:r>
        </w:del>
      </w:ins>
      <w:ins w:id="968" w:author="Crowder, Michael" w:date="2018-03-11T16:19:00Z">
        <w:del w:id="969" w:author="Lauren Darr" w:date="2018-05-09T12:06:00Z">
          <w:r w:rsidR="00B469C6" w:rsidRPr="00F7658B" w:rsidDel="00EF7109">
            <w:rPr>
              <w:rPrChange w:id="970" w:author="Lauren Darr" w:date="2018-06-24T20:44:00Z">
                <w:rPr/>
              </w:rPrChange>
            </w:rPr>
            <w:delText>ascertain</w:delText>
          </w:r>
        </w:del>
      </w:ins>
      <w:ins w:id="971" w:author="Crowder, Michael" w:date="2018-03-11T16:18:00Z">
        <w:del w:id="972" w:author="Lauren Darr" w:date="2018-05-09T12:06:00Z">
          <w:r w:rsidR="00B469C6" w:rsidRPr="00F7658B" w:rsidDel="00EF7109">
            <w:rPr>
              <w:rPrChange w:id="973" w:author="Lauren Darr" w:date="2018-06-24T20:44:00Z">
                <w:rPr/>
              </w:rPrChange>
            </w:rPr>
            <w:delText xml:space="preserve"> high crime areas in a city.</w:delText>
          </w:r>
        </w:del>
      </w:ins>
    </w:p>
    <w:p w:rsidR="00F126BF" w:rsidRPr="00F7658B" w:rsidDel="00C47BDC" w:rsidRDefault="00F126BF">
      <w:pPr>
        <w:ind w:firstLine="0"/>
        <w:rPr>
          <w:ins w:id="974" w:author="Crowder, Michael" w:date="2018-03-11T17:48:00Z"/>
          <w:del w:id="975" w:author="Lauren Darr" w:date="2018-05-02T12:04:00Z"/>
          <w:rPrChange w:id="976" w:author="Lauren Darr" w:date="2018-06-24T20:44:00Z">
            <w:rPr>
              <w:ins w:id="977" w:author="Crowder, Michael" w:date="2018-03-11T17:48:00Z"/>
              <w:del w:id="978" w:author="Lauren Darr" w:date="2018-05-02T12:04:00Z"/>
            </w:rPr>
          </w:rPrChange>
        </w:rPr>
        <w:pPrChange w:id="979" w:author="Crowder, Michael" w:date="2018-03-11T16:06:00Z">
          <w:pPr/>
        </w:pPrChange>
      </w:pPr>
    </w:p>
    <w:p w:rsidR="00376F80" w:rsidRPr="00F7658B" w:rsidDel="00EF7109" w:rsidRDefault="00F126BF">
      <w:pPr>
        <w:ind w:firstLine="0"/>
        <w:rPr>
          <w:ins w:id="980" w:author="Crowder, Michael" w:date="2018-03-11T18:00:00Z"/>
          <w:del w:id="981" w:author="Lauren Darr" w:date="2018-05-09T12:06:00Z"/>
          <w:rPrChange w:id="982" w:author="Lauren Darr" w:date="2018-06-24T20:44:00Z">
            <w:rPr>
              <w:ins w:id="983" w:author="Crowder, Michael" w:date="2018-03-11T18:00:00Z"/>
              <w:del w:id="984" w:author="Lauren Darr" w:date="2018-05-09T12:06:00Z"/>
            </w:rPr>
          </w:rPrChange>
        </w:rPr>
        <w:pPrChange w:id="985" w:author="Crowder, Michael" w:date="2018-03-11T16:06:00Z">
          <w:pPr/>
        </w:pPrChange>
      </w:pPr>
      <w:ins w:id="986" w:author="Crowder, Michael" w:date="2018-03-11T17:48:00Z">
        <w:del w:id="987" w:author="Lauren Darr" w:date="2018-05-09T12:06:00Z">
          <w:r w:rsidRPr="00F7658B" w:rsidDel="00EF7109">
            <w:rPr>
              <w:rPrChange w:id="988" w:author="Lauren Darr" w:date="2018-06-24T20:44:00Z">
                <w:rPr/>
              </w:rPrChange>
            </w:rPr>
            <w:delText xml:space="preserve">Research on novice users </w:delText>
          </w:r>
        </w:del>
      </w:ins>
      <w:ins w:id="989" w:author="Crowder, Michael" w:date="2018-03-11T18:06:00Z">
        <w:del w:id="990" w:author="Lauren Darr" w:date="2018-05-09T12:06:00Z">
          <w:r w:rsidR="004F23C5" w:rsidRPr="00F7658B" w:rsidDel="00EF7109">
            <w:rPr>
              <w:rPrChange w:id="991" w:author="Lauren Darr" w:date="2018-06-24T20:44:00Z">
                <w:rPr/>
              </w:rPrChange>
            </w:rPr>
            <w:delText>in regard to</w:delText>
          </w:r>
        </w:del>
      </w:ins>
      <w:ins w:id="992" w:author="Crowder, Michael" w:date="2018-03-11T17:48:00Z">
        <w:del w:id="993" w:author="Lauren Darr" w:date="2018-05-09T12:06:00Z">
          <w:r w:rsidRPr="00F7658B" w:rsidDel="00EF7109">
            <w:rPr>
              <w:rPrChange w:id="994" w:author="Lauren Darr" w:date="2018-06-24T20:44:00Z">
                <w:rPr/>
              </w:rPrChange>
            </w:rPr>
            <w:delText xml:space="preserve"> data visualization is very limited. </w:delText>
          </w:r>
        </w:del>
      </w:ins>
      <w:ins w:id="995" w:author="Crowder, Michael" w:date="2018-03-11T17:49:00Z">
        <w:del w:id="996" w:author="Lauren Darr" w:date="2018-05-09T12:06:00Z">
          <w:r w:rsidRPr="00F7658B" w:rsidDel="00EF7109">
            <w:rPr>
              <w:rPrChange w:id="997" w:author="Lauren Darr" w:date="2018-06-24T20:44:00Z">
                <w:rPr/>
              </w:rPrChange>
            </w:rPr>
            <w:delText>One of the few papers that do exist from</w:delText>
          </w:r>
        </w:del>
      </w:ins>
      <w:ins w:id="998" w:author="Crowder, Michael" w:date="2018-03-11T17:50:00Z">
        <w:del w:id="999" w:author="Lauren Darr" w:date="2018-05-09T12:06:00Z">
          <w:r w:rsidRPr="00F7658B" w:rsidDel="00EF7109">
            <w:rPr>
              <w:rPrChange w:id="1000" w:author="Lauren Darr" w:date="2018-06-24T20:44:00Z">
                <w:rPr/>
              </w:rPrChange>
            </w:rPr>
            <w:delText xml:space="preserve"> Lee et. al. “How do People </w:delText>
          </w:r>
        </w:del>
      </w:ins>
      <w:ins w:id="1001" w:author="Crowder, Michael" w:date="2018-03-11T17:51:00Z">
        <w:del w:id="1002" w:author="Lauren Darr" w:date="2018-05-09T12:06:00Z">
          <w:r w:rsidRPr="00F7658B" w:rsidDel="00EF7109">
            <w:rPr>
              <w:rPrChange w:id="1003" w:author="Lauren Darr" w:date="2018-06-24T20:44:00Z">
                <w:rPr/>
              </w:rPrChange>
            </w:rPr>
            <w:delText xml:space="preserve">Make Sense of </w:delText>
          </w:r>
        </w:del>
      </w:ins>
      <w:ins w:id="1004" w:author="Crowder, Michael" w:date="2018-03-14T18:04:00Z">
        <w:del w:id="1005" w:author="Lauren Darr" w:date="2018-05-09T12:06:00Z">
          <w:r w:rsidR="00F956D3" w:rsidRPr="00F7658B" w:rsidDel="00EF7109">
            <w:rPr>
              <w:rPrChange w:id="1006" w:author="Lauren Darr" w:date="2018-06-24T20:44:00Z">
                <w:rPr/>
              </w:rPrChange>
            </w:rPr>
            <w:delText>Unfamiliar</w:delText>
          </w:r>
        </w:del>
      </w:ins>
      <w:ins w:id="1007" w:author="Crowder, Michael" w:date="2018-03-11T17:51:00Z">
        <w:del w:id="1008" w:author="Lauren Darr" w:date="2018-05-09T12:06:00Z">
          <w:r w:rsidRPr="00F7658B" w:rsidDel="00EF7109">
            <w:rPr>
              <w:rPrChange w:id="1009" w:author="Lauren Darr" w:date="2018-06-24T20:44:00Z">
                <w:rPr/>
              </w:rPrChange>
            </w:rPr>
            <w:delText xml:space="preserve"> </w:delText>
          </w:r>
        </w:del>
      </w:ins>
      <w:ins w:id="1010" w:author="Crowder, Michael" w:date="2018-03-11T18:06:00Z">
        <w:del w:id="1011" w:author="Lauren Darr" w:date="2018-05-09T12:06:00Z">
          <w:r w:rsidR="004F23C5" w:rsidRPr="00F7658B" w:rsidDel="00EF7109">
            <w:rPr>
              <w:rPrChange w:id="1012" w:author="Lauren Darr" w:date="2018-06-24T20:44:00Z">
                <w:rPr/>
              </w:rPrChange>
            </w:rPr>
            <w:delText>Visualizations?</w:delText>
          </w:r>
        </w:del>
      </w:ins>
      <w:ins w:id="1013" w:author="Crowder, Michael" w:date="2018-03-11T17:51:00Z">
        <w:del w:id="1014" w:author="Lauren Darr" w:date="2018-05-09T12:06:00Z">
          <w:r w:rsidRPr="00F7658B" w:rsidDel="00EF7109">
            <w:rPr>
              <w:rPrChange w:id="1015" w:author="Lauren Darr" w:date="2018-06-24T20:44:00Z">
                <w:rPr/>
              </w:rPrChange>
            </w:rPr>
            <w:delText xml:space="preserve"> A Grounded Model of Novice Information Visualization Sensemaking” the authors </w:delText>
          </w:r>
        </w:del>
      </w:ins>
      <w:ins w:id="1016" w:author="Crowder, Michael" w:date="2018-03-11T17:53:00Z">
        <w:del w:id="1017" w:author="Lauren Darr" w:date="2018-05-09T12:06:00Z">
          <w:r w:rsidRPr="00F7658B" w:rsidDel="00EF7109">
            <w:rPr>
              <w:rPrChange w:id="1018" w:author="Lauren Darr" w:date="2018-06-24T20:44:00Z">
                <w:rPr/>
              </w:rPrChange>
            </w:rPr>
            <w:delText xml:space="preserve">found five </w:delText>
          </w:r>
        </w:del>
      </w:ins>
      <w:ins w:id="1019" w:author="Crowder, Michael" w:date="2018-03-11T17:55:00Z">
        <w:del w:id="1020" w:author="Lauren Darr" w:date="2018-05-09T12:06:00Z">
          <w:r w:rsidRPr="00F7658B" w:rsidDel="00EF7109">
            <w:rPr>
              <w:rPrChange w:id="1021" w:author="Lauren Darr" w:date="2018-06-24T20:44:00Z">
                <w:rPr/>
              </w:rPrChange>
            </w:rPr>
            <w:delText>cognitive</w:delText>
          </w:r>
        </w:del>
      </w:ins>
      <w:ins w:id="1022" w:author="Crowder, Michael" w:date="2018-03-11T17:53:00Z">
        <w:del w:id="1023" w:author="Lauren Darr" w:date="2018-05-09T12:06:00Z">
          <w:r w:rsidRPr="00F7658B" w:rsidDel="00EF7109">
            <w:rPr>
              <w:rPrChange w:id="1024" w:author="Lauren Darr" w:date="2018-06-24T20:44:00Z">
                <w:rPr/>
              </w:rPrChange>
            </w:rPr>
            <w:delText xml:space="preserve"> activities that were most common between the study </w:delText>
          </w:r>
        </w:del>
      </w:ins>
      <w:ins w:id="1025" w:author="Crowder, Michael" w:date="2018-03-11T17:55:00Z">
        <w:del w:id="1026" w:author="Lauren Darr" w:date="2018-05-09T12:06:00Z">
          <w:r w:rsidRPr="00F7658B" w:rsidDel="00EF7109">
            <w:rPr>
              <w:rPrChange w:id="1027" w:author="Lauren Darr" w:date="2018-06-24T20:44:00Z">
                <w:rPr/>
              </w:rPrChange>
            </w:rPr>
            <w:delText>participants</w:delText>
          </w:r>
        </w:del>
      </w:ins>
      <w:ins w:id="1028" w:author="Crowder, Michael" w:date="2018-03-11T17:56:00Z">
        <w:del w:id="1029" w:author="Lauren Darr" w:date="2018-05-09T12:06:00Z">
          <w:r w:rsidRPr="00F7658B" w:rsidDel="00EF7109">
            <w:rPr>
              <w:rPrChange w:id="1030" w:author="Lauren Darr" w:date="2018-06-24T20:44:00Z">
                <w:rPr/>
              </w:rPrChange>
            </w:rPr>
            <w:delText xml:space="preserve">. The authors defined these five activities as the NOvis information Visualization </w:delText>
          </w:r>
        </w:del>
      </w:ins>
      <w:ins w:id="1031" w:author="Crowder, Michael" w:date="2018-03-11T17:57:00Z">
        <w:del w:id="1032" w:author="Lauren Darr" w:date="2018-05-09T12:06:00Z">
          <w:r w:rsidRPr="00F7658B" w:rsidDel="00EF7109">
            <w:rPr>
              <w:rPrChange w:id="1033" w:author="Lauren Darr" w:date="2018-06-24T20:44:00Z">
                <w:rPr/>
              </w:rPrChange>
            </w:rPr>
            <w:delText xml:space="preserve">Sensemaking or the </w:delText>
          </w:r>
        </w:del>
      </w:ins>
      <w:ins w:id="1034" w:author="Crowder, Michael" w:date="2018-03-11T17:56:00Z">
        <w:del w:id="1035" w:author="Lauren Darr" w:date="2018-05-09T12:06:00Z">
          <w:r w:rsidRPr="00F7658B" w:rsidDel="00EF7109">
            <w:rPr>
              <w:rPrChange w:id="1036" w:author="Lauren Darr" w:date="2018-06-24T20:44:00Z">
                <w:rPr/>
              </w:rPrChange>
            </w:rPr>
            <w:delText>NOVIS model</w:delText>
          </w:r>
        </w:del>
      </w:ins>
      <w:ins w:id="1037" w:author="Crowder, Michael" w:date="2018-03-11T17:57:00Z">
        <w:del w:id="1038" w:author="Lauren Darr" w:date="2018-05-09T12:06:00Z">
          <w:r w:rsidRPr="00F7658B" w:rsidDel="00EF7109">
            <w:rPr>
              <w:rPrChange w:id="1039" w:author="Lauren Darr" w:date="2018-06-24T20:44:00Z">
                <w:rPr/>
              </w:rPrChange>
            </w:rPr>
            <w:delText xml:space="preserve">. </w:delText>
          </w:r>
        </w:del>
      </w:ins>
      <w:ins w:id="1040" w:author="Crowder, Michael" w:date="2018-03-11T17:59:00Z">
        <w:del w:id="1041" w:author="Lauren Darr" w:date="2018-05-09T12:06:00Z">
          <w:r w:rsidR="00376F80" w:rsidRPr="00F7658B" w:rsidDel="00EF7109">
            <w:rPr>
              <w:rPrChange w:id="1042" w:author="Lauren Darr" w:date="2018-06-24T20:44:00Z">
                <w:rPr/>
              </w:rPrChange>
            </w:rPr>
            <w:delText xml:space="preserve">In figure 1 below the model </w:delText>
          </w:r>
        </w:del>
      </w:ins>
      <w:ins w:id="1043" w:author="Crowder, Michael" w:date="2018-03-11T18:00:00Z">
        <w:del w:id="1044" w:author="Lauren Darr" w:date="2018-05-09T12:06:00Z">
          <w:r w:rsidR="00376F80" w:rsidRPr="00F7658B" w:rsidDel="00EF7109">
            <w:rPr>
              <w:rPrChange w:id="1045" w:author="Lauren Darr" w:date="2018-06-24T20:44:00Z">
                <w:rPr/>
              </w:rPrChange>
            </w:rPr>
            <w:delText>consist</w:delText>
          </w:r>
        </w:del>
      </w:ins>
      <w:ins w:id="1046" w:author="Crowder, Michael" w:date="2018-03-11T17:59:00Z">
        <w:del w:id="1047" w:author="Lauren Darr" w:date="2018-05-09T12:06:00Z">
          <w:r w:rsidR="00376F80" w:rsidRPr="00F7658B" w:rsidDel="00EF7109">
            <w:rPr>
              <w:rPrChange w:id="1048" w:author="Lauren Darr" w:date="2018-06-24T20:44:00Z">
                <w:rPr/>
              </w:rPrChange>
            </w:rPr>
            <w:delText xml:space="preserve"> </w:delText>
          </w:r>
        </w:del>
      </w:ins>
      <w:ins w:id="1049" w:author="Crowder, Michael" w:date="2018-03-11T18:00:00Z">
        <w:del w:id="1050" w:author="Lauren Darr" w:date="2018-05-09T12:06:00Z">
          <w:r w:rsidR="00376F80" w:rsidRPr="00F7658B" w:rsidDel="00EF7109">
            <w:rPr>
              <w:rPrChange w:id="1051" w:author="Lauren Darr" w:date="2018-06-24T20:44:00Z">
                <w:rPr/>
              </w:rPrChange>
            </w:rPr>
            <w:delText>of:</w:delText>
          </w:r>
        </w:del>
      </w:ins>
    </w:p>
    <w:p w:rsidR="00376F80" w:rsidRPr="00F7658B" w:rsidDel="00EF7109" w:rsidRDefault="00376F80">
      <w:pPr>
        <w:ind w:firstLine="0"/>
        <w:rPr>
          <w:ins w:id="1052" w:author="Crowder, Michael" w:date="2018-03-11T18:00:00Z"/>
          <w:del w:id="1053" w:author="Lauren Darr" w:date="2018-05-09T12:06:00Z"/>
          <w:rPrChange w:id="1054" w:author="Lauren Darr" w:date="2018-06-24T20:44:00Z">
            <w:rPr>
              <w:ins w:id="1055" w:author="Crowder, Michael" w:date="2018-03-11T18:00:00Z"/>
              <w:del w:id="1056" w:author="Lauren Darr" w:date="2018-05-09T12:06:00Z"/>
            </w:rPr>
          </w:rPrChange>
        </w:rPr>
        <w:pPrChange w:id="1057" w:author="Crowder, Michael" w:date="2018-03-11T16:06:00Z">
          <w:pPr/>
        </w:pPrChange>
      </w:pPr>
    </w:p>
    <w:tbl>
      <w:tblPr>
        <w:tblW w:w="0" w:type="auto"/>
        <w:jc w:val="center"/>
        <w:tblLayout w:type="fixed"/>
        <w:tblCellMar>
          <w:left w:w="70" w:type="dxa"/>
          <w:right w:w="70" w:type="dxa"/>
        </w:tblCellMar>
        <w:tblLook w:val="0000" w:firstRow="0" w:lastRow="0" w:firstColumn="0" w:lastColumn="0" w:noHBand="0" w:noVBand="0"/>
      </w:tblPr>
      <w:tblGrid>
        <w:gridCol w:w="808"/>
        <w:gridCol w:w="3300"/>
      </w:tblGrid>
      <w:tr w:rsidR="00A1766B" w:rsidRPr="00F7658B" w:rsidDel="00EF7109" w:rsidTr="00817CB7">
        <w:trPr>
          <w:jc w:val="center"/>
          <w:ins w:id="1058" w:author="Crowder, Michael" w:date="2018-03-11T18:00:00Z"/>
          <w:del w:id="1059" w:author="Lauren Darr" w:date="2018-05-09T12:06:00Z"/>
        </w:trPr>
        <w:tc>
          <w:tcPr>
            <w:tcW w:w="808" w:type="dxa"/>
            <w:tcBorders>
              <w:top w:val="single" w:sz="12" w:space="0" w:color="000000"/>
              <w:bottom w:val="single" w:sz="6" w:space="0" w:color="000000"/>
            </w:tcBorders>
          </w:tcPr>
          <w:p w:rsidR="00A1766B" w:rsidRPr="00F7658B" w:rsidDel="00EF7109" w:rsidRDefault="00A1766B" w:rsidP="00A947FD">
            <w:pPr>
              <w:ind w:firstLine="0"/>
              <w:rPr>
                <w:ins w:id="1060" w:author="Crowder, Michael" w:date="2018-03-11T18:00:00Z"/>
                <w:del w:id="1061" w:author="Lauren Darr" w:date="2018-05-09T12:06:00Z"/>
                <w:sz w:val="18"/>
                <w:szCs w:val="18"/>
                <w:rPrChange w:id="1062" w:author="Lauren Darr" w:date="2018-06-24T20:44:00Z">
                  <w:rPr>
                    <w:ins w:id="1063" w:author="Crowder, Michael" w:date="2018-03-11T18:00:00Z"/>
                    <w:del w:id="1064" w:author="Lauren Darr" w:date="2018-05-09T12:06:00Z"/>
                    <w:sz w:val="18"/>
                    <w:szCs w:val="18"/>
                  </w:rPr>
                </w:rPrChange>
              </w:rPr>
            </w:pPr>
            <w:ins w:id="1065" w:author="Crowder, Michael" w:date="2018-03-11T18:01:00Z">
              <w:del w:id="1066" w:author="Lauren Darr" w:date="2018-05-09T12:06:00Z">
                <w:r w:rsidRPr="00F7658B" w:rsidDel="00EF7109">
                  <w:rPr>
                    <w:sz w:val="18"/>
                    <w:szCs w:val="18"/>
                    <w:rPrChange w:id="1067" w:author="Lauren Darr" w:date="2018-06-24T20:44:00Z">
                      <w:rPr>
                        <w:sz w:val="18"/>
                        <w:szCs w:val="18"/>
                      </w:rPr>
                    </w:rPrChange>
                  </w:rPr>
                  <w:delText>Number</w:delText>
                </w:r>
              </w:del>
            </w:ins>
          </w:p>
        </w:tc>
        <w:tc>
          <w:tcPr>
            <w:tcW w:w="3300" w:type="dxa"/>
            <w:tcBorders>
              <w:top w:val="single" w:sz="12" w:space="0" w:color="000000"/>
              <w:bottom w:val="single" w:sz="6" w:space="0" w:color="000000"/>
            </w:tcBorders>
          </w:tcPr>
          <w:p w:rsidR="00A1766B" w:rsidRPr="00F7658B" w:rsidDel="00EF7109" w:rsidRDefault="00A1766B" w:rsidP="00A947FD">
            <w:pPr>
              <w:ind w:firstLine="0"/>
              <w:rPr>
                <w:ins w:id="1068" w:author="Crowder, Michael" w:date="2018-03-11T18:00:00Z"/>
                <w:del w:id="1069" w:author="Lauren Darr" w:date="2018-05-09T12:06:00Z"/>
                <w:rPrChange w:id="1070" w:author="Lauren Darr" w:date="2018-06-24T20:44:00Z">
                  <w:rPr>
                    <w:ins w:id="1071" w:author="Crowder, Michael" w:date="2018-03-11T18:00:00Z"/>
                    <w:del w:id="1072" w:author="Lauren Darr" w:date="2018-05-09T12:06:00Z"/>
                    <w:sz w:val="18"/>
                    <w:szCs w:val="18"/>
                  </w:rPr>
                </w:rPrChange>
              </w:rPr>
            </w:pPr>
            <w:ins w:id="1073" w:author="Crowder, Michael" w:date="2018-03-11T18:01:00Z">
              <w:del w:id="1074" w:author="Lauren Darr" w:date="2018-05-09T12:06:00Z">
                <w:r w:rsidRPr="00F7658B" w:rsidDel="00EF7109">
                  <w:rPr>
                    <w:rPrChange w:id="1075" w:author="Lauren Darr" w:date="2018-06-24T20:44:00Z">
                      <w:rPr>
                        <w:sz w:val="18"/>
                        <w:szCs w:val="18"/>
                      </w:rPr>
                    </w:rPrChange>
                  </w:rPr>
                  <w:delText>Activity Name</w:delText>
                </w:r>
              </w:del>
            </w:ins>
          </w:p>
        </w:tc>
      </w:tr>
      <w:tr w:rsidR="00A1766B" w:rsidRPr="00F7658B" w:rsidDel="00EF7109" w:rsidTr="00817CB7">
        <w:trPr>
          <w:jc w:val="center"/>
          <w:ins w:id="1076" w:author="Crowder, Michael" w:date="2018-03-11T18:00:00Z"/>
          <w:del w:id="1077" w:author="Lauren Darr" w:date="2018-05-09T12:06:00Z"/>
        </w:trPr>
        <w:tc>
          <w:tcPr>
            <w:tcW w:w="808" w:type="dxa"/>
          </w:tcPr>
          <w:p w:rsidR="00A1766B" w:rsidRPr="00F7658B" w:rsidDel="00EF7109" w:rsidRDefault="00A1766B">
            <w:pPr>
              <w:ind w:firstLine="0"/>
              <w:jc w:val="center"/>
              <w:rPr>
                <w:ins w:id="1078" w:author="Crowder, Michael" w:date="2018-03-11T18:00:00Z"/>
                <w:del w:id="1079" w:author="Lauren Darr" w:date="2018-05-09T12:06:00Z"/>
                <w:sz w:val="18"/>
                <w:szCs w:val="18"/>
                <w:rPrChange w:id="1080" w:author="Lauren Darr" w:date="2018-06-24T20:44:00Z">
                  <w:rPr>
                    <w:ins w:id="1081" w:author="Crowder, Michael" w:date="2018-03-11T18:00:00Z"/>
                    <w:del w:id="1082" w:author="Lauren Darr" w:date="2018-05-09T12:06:00Z"/>
                    <w:sz w:val="18"/>
                    <w:szCs w:val="18"/>
                  </w:rPr>
                </w:rPrChange>
              </w:rPr>
              <w:pPrChange w:id="1083" w:author="Crowder, Michael" w:date="2018-03-11T18:05:00Z">
                <w:pPr>
                  <w:ind w:firstLine="0"/>
                </w:pPr>
              </w:pPrChange>
            </w:pPr>
            <w:ins w:id="1084" w:author="Crowder, Michael" w:date="2018-03-11T18:02:00Z">
              <w:del w:id="1085" w:author="Lauren Darr" w:date="2018-05-09T12:06:00Z">
                <w:r w:rsidRPr="00F7658B" w:rsidDel="00EF7109">
                  <w:rPr>
                    <w:sz w:val="18"/>
                    <w:szCs w:val="18"/>
                    <w:rPrChange w:id="1086" w:author="Lauren Darr" w:date="2018-06-24T20:44:00Z">
                      <w:rPr>
                        <w:sz w:val="18"/>
                        <w:szCs w:val="18"/>
                      </w:rPr>
                    </w:rPrChange>
                  </w:rPr>
                  <w:delText>1</w:delText>
                </w:r>
              </w:del>
            </w:ins>
          </w:p>
        </w:tc>
        <w:tc>
          <w:tcPr>
            <w:tcW w:w="3300" w:type="dxa"/>
          </w:tcPr>
          <w:p w:rsidR="00A1766B" w:rsidRPr="00F7658B" w:rsidDel="00EF7109" w:rsidRDefault="00A1766B" w:rsidP="00A947FD">
            <w:pPr>
              <w:ind w:firstLine="0"/>
              <w:rPr>
                <w:ins w:id="1087" w:author="Crowder, Michael" w:date="2018-03-11T18:00:00Z"/>
                <w:del w:id="1088" w:author="Lauren Darr" w:date="2018-05-09T12:06:00Z"/>
                <w:rPrChange w:id="1089" w:author="Lauren Darr" w:date="2018-06-24T20:44:00Z">
                  <w:rPr>
                    <w:ins w:id="1090" w:author="Crowder, Michael" w:date="2018-03-11T18:00:00Z"/>
                    <w:del w:id="1091" w:author="Lauren Darr" w:date="2018-05-09T12:06:00Z"/>
                    <w:sz w:val="18"/>
                    <w:szCs w:val="18"/>
                  </w:rPr>
                </w:rPrChange>
              </w:rPr>
            </w:pPr>
            <w:ins w:id="1092" w:author="Crowder, Michael" w:date="2018-03-11T18:03:00Z">
              <w:del w:id="1093" w:author="Lauren Darr" w:date="2018-05-09T12:06:00Z">
                <w:r w:rsidRPr="00F7658B" w:rsidDel="00EF7109">
                  <w:rPr>
                    <w:rPrChange w:id="1094" w:author="Lauren Darr" w:date="2018-06-24T20:44:00Z">
                      <w:rPr/>
                    </w:rPrChange>
                  </w:rPr>
                  <w:delText>Encountering Visualization</w:delText>
                </w:r>
              </w:del>
            </w:ins>
          </w:p>
        </w:tc>
      </w:tr>
      <w:tr w:rsidR="00A1766B" w:rsidRPr="00F7658B" w:rsidDel="00EF7109" w:rsidTr="00817CB7">
        <w:trPr>
          <w:jc w:val="center"/>
          <w:ins w:id="1095" w:author="Crowder, Michael" w:date="2018-03-11T18:00:00Z"/>
          <w:del w:id="1096" w:author="Lauren Darr" w:date="2018-05-09T12:06:00Z"/>
        </w:trPr>
        <w:tc>
          <w:tcPr>
            <w:tcW w:w="808" w:type="dxa"/>
          </w:tcPr>
          <w:p w:rsidR="00A1766B" w:rsidRPr="00F7658B" w:rsidDel="00EF7109" w:rsidRDefault="00A1766B">
            <w:pPr>
              <w:ind w:firstLine="0"/>
              <w:jc w:val="center"/>
              <w:rPr>
                <w:ins w:id="1097" w:author="Crowder, Michael" w:date="2018-03-11T18:00:00Z"/>
                <w:del w:id="1098" w:author="Lauren Darr" w:date="2018-05-09T12:06:00Z"/>
                <w:sz w:val="18"/>
                <w:szCs w:val="18"/>
                <w:rPrChange w:id="1099" w:author="Lauren Darr" w:date="2018-06-24T20:44:00Z">
                  <w:rPr>
                    <w:ins w:id="1100" w:author="Crowder, Michael" w:date="2018-03-11T18:00:00Z"/>
                    <w:del w:id="1101" w:author="Lauren Darr" w:date="2018-05-09T12:06:00Z"/>
                    <w:sz w:val="18"/>
                    <w:szCs w:val="18"/>
                  </w:rPr>
                </w:rPrChange>
              </w:rPr>
              <w:pPrChange w:id="1102" w:author="Crowder, Michael" w:date="2018-03-11T18:05:00Z">
                <w:pPr>
                  <w:ind w:firstLine="0"/>
                </w:pPr>
              </w:pPrChange>
            </w:pPr>
            <w:ins w:id="1103" w:author="Crowder, Michael" w:date="2018-03-11T18:02:00Z">
              <w:del w:id="1104" w:author="Lauren Darr" w:date="2018-05-09T12:06:00Z">
                <w:r w:rsidRPr="00F7658B" w:rsidDel="00EF7109">
                  <w:rPr>
                    <w:sz w:val="18"/>
                    <w:szCs w:val="18"/>
                    <w:rPrChange w:id="1105" w:author="Lauren Darr" w:date="2018-06-24T20:44:00Z">
                      <w:rPr>
                        <w:sz w:val="18"/>
                        <w:szCs w:val="18"/>
                      </w:rPr>
                    </w:rPrChange>
                  </w:rPr>
                  <w:delText>2</w:delText>
                </w:r>
              </w:del>
            </w:ins>
          </w:p>
        </w:tc>
        <w:tc>
          <w:tcPr>
            <w:tcW w:w="3300" w:type="dxa"/>
          </w:tcPr>
          <w:p w:rsidR="00A1766B" w:rsidRPr="00F7658B" w:rsidDel="00EF7109" w:rsidRDefault="00A1766B" w:rsidP="00A947FD">
            <w:pPr>
              <w:ind w:firstLine="0"/>
              <w:rPr>
                <w:ins w:id="1106" w:author="Crowder, Michael" w:date="2018-03-11T18:00:00Z"/>
                <w:del w:id="1107" w:author="Lauren Darr" w:date="2018-05-09T12:06:00Z"/>
                <w:rPrChange w:id="1108" w:author="Lauren Darr" w:date="2018-06-24T20:44:00Z">
                  <w:rPr>
                    <w:ins w:id="1109" w:author="Crowder, Michael" w:date="2018-03-11T18:00:00Z"/>
                    <w:del w:id="1110" w:author="Lauren Darr" w:date="2018-05-09T12:06:00Z"/>
                    <w:sz w:val="18"/>
                    <w:szCs w:val="18"/>
                  </w:rPr>
                </w:rPrChange>
              </w:rPr>
            </w:pPr>
            <w:ins w:id="1111" w:author="Crowder, Michael" w:date="2018-03-11T18:04:00Z">
              <w:del w:id="1112" w:author="Lauren Darr" w:date="2018-05-09T12:06:00Z">
                <w:r w:rsidRPr="00F7658B" w:rsidDel="00EF7109">
                  <w:rPr>
                    <w:rPrChange w:id="1113" w:author="Lauren Darr" w:date="2018-06-24T20:44:00Z">
                      <w:rPr/>
                    </w:rPrChange>
                  </w:rPr>
                  <w:delText>Constructing a Frame</w:delText>
                </w:r>
              </w:del>
            </w:ins>
          </w:p>
        </w:tc>
      </w:tr>
      <w:tr w:rsidR="00A1766B" w:rsidRPr="00F7658B" w:rsidDel="00EF7109" w:rsidTr="00817CB7">
        <w:trPr>
          <w:jc w:val="center"/>
          <w:ins w:id="1114" w:author="Crowder, Michael" w:date="2018-03-11T18:00:00Z"/>
          <w:del w:id="1115" w:author="Lauren Darr" w:date="2018-05-09T12:06:00Z"/>
        </w:trPr>
        <w:tc>
          <w:tcPr>
            <w:tcW w:w="808" w:type="dxa"/>
          </w:tcPr>
          <w:p w:rsidR="00A1766B" w:rsidRPr="00F7658B" w:rsidDel="00EF7109" w:rsidRDefault="00A1766B">
            <w:pPr>
              <w:ind w:firstLine="0"/>
              <w:jc w:val="center"/>
              <w:rPr>
                <w:ins w:id="1116" w:author="Crowder, Michael" w:date="2018-03-11T18:00:00Z"/>
                <w:del w:id="1117" w:author="Lauren Darr" w:date="2018-05-09T12:06:00Z"/>
                <w:sz w:val="18"/>
                <w:szCs w:val="18"/>
                <w:rPrChange w:id="1118" w:author="Lauren Darr" w:date="2018-06-24T20:44:00Z">
                  <w:rPr>
                    <w:ins w:id="1119" w:author="Crowder, Michael" w:date="2018-03-11T18:00:00Z"/>
                    <w:del w:id="1120" w:author="Lauren Darr" w:date="2018-05-09T12:06:00Z"/>
                    <w:sz w:val="18"/>
                    <w:szCs w:val="18"/>
                  </w:rPr>
                </w:rPrChange>
              </w:rPr>
              <w:pPrChange w:id="1121" w:author="Crowder, Michael" w:date="2018-03-11T18:05:00Z">
                <w:pPr>
                  <w:ind w:firstLine="0"/>
                </w:pPr>
              </w:pPrChange>
            </w:pPr>
            <w:ins w:id="1122" w:author="Crowder, Michael" w:date="2018-03-11T18:02:00Z">
              <w:del w:id="1123" w:author="Lauren Darr" w:date="2018-05-09T12:06:00Z">
                <w:r w:rsidRPr="00F7658B" w:rsidDel="00EF7109">
                  <w:rPr>
                    <w:sz w:val="18"/>
                    <w:szCs w:val="18"/>
                    <w:rPrChange w:id="1124" w:author="Lauren Darr" w:date="2018-06-24T20:44:00Z">
                      <w:rPr>
                        <w:sz w:val="18"/>
                        <w:szCs w:val="18"/>
                      </w:rPr>
                    </w:rPrChange>
                  </w:rPr>
                  <w:delText>3</w:delText>
                </w:r>
              </w:del>
            </w:ins>
          </w:p>
        </w:tc>
        <w:tc>
          <w:tcPr>
            <w:tcW w:w="3300" w:type="dxa"/>
          </w:tcPr>
          <w:p w:rsidR="00A1766B" w:rsidRPr="00F7658B" w:rsidDel="00EF7109" w:rsidRDefault="00A1766B" w:rsidP="00A947FD">
            <w:pPr>
              <w:ind w:firstLine="0"/>
              <w:rPr>
                <w:ins w:id="1125" w:author="Crowder, Michael" w:date="2018-03-11T18:00:00Z"/>
                <w:del w:id="1126" w:author="Lauren Darr" w:date="2018-05-09T12:06:00Z"/>
                <w:rPrChange w:id="1127" w:author="Lauren Darr" w:date="2018-06-24T20:44:00Z">
                  <w:rPr>
                    <w:ins w:id="1128" w:author="Crowder, Michael" w:date="2018-03-11T18:00:00Z"/>
                    <w:del w:id="1129" w:author="Lauren Darr" w:date="2018-05-09T12:06:00Z"/>
                    <w:sz w:val="18"/>
                    <w:szCs w:val="18"/>
                  </w:rPr>
                </w:rPrChange>
              </w:rPr>
            </w:pPr>
            <w:ins w:id="1130" w:author="Crowder, Michael" w:date="2018-03-11T18:04:00Z">
              <w:del w:id="1131" w:author="Lauren Darr" w:date="2018-05-09T12:06:00Z">
                <w:r w:rsidRPr="00F7658B" w:rsidDel="00EF7109">
                  <w:rPr>
                    <w:rPrChange w:id="1132" w:author="Lauren Darr" w:date="2018-06-24T20:44:00Z">
                      <w:rPr/>
                    </w:rPrChange>
                  </w:rPr>
                  <w:delText>Exploring Visualization</w:delText>
                </w:r>
              </w:del>
            </w:ins>
          </w:p>
        </w:tc>
      </w:tr>
      <w:tr w:rsidR="00A1766B" w:rsidRPr="00F7658B" w:rsidDel="00EF7109" w:rsidTr="00817CB7">
        <w:trPr>
          <w:trHeight w:val="77"/>
          <w:jc w:val="center"/>
          <w:ins w:id="1133" w:author="Crowder, Michael" w:date="2018-03-11T18:00:00Z"/>
          <w:del w:id="1134" w:author="Lauren Darr" w:date="2018-05-09T12:06:00Z"/>
        </w:trPr>
        <w:tc>
          <w:tcPr>
            <w:tcW w:w="808" w:type="dxa"/>
          </w:tcPr>
          <w:p w:rsidR="00A1766B" w:rsidRPr="00F7658B" w:rsidDel="00EF7109" w:rsidRDefault="00A1766B">
            <w:pPr>
              <w:ind w:firstLine="0"/>
              <w:jc w:val="center"/>
              <w:rPr>
                <w:ins w:id="1135" w:author="Crowder, Michael" w:date="2018-03-11T18:00:00Z"/>
                <w:del w:id="1136" w:author="Lauren Darr" w:date="2018-05-09T12:06:00Z"/>
                <w:sz w:val="18"/>
                <w:szCs w:val="18"/>
                <w:rPrChange w:id="1137" w:author="Lauren Darr" w:date="2018-06-24T20:44:00Z">
                  <w:rPr>
                    <w:ins w:id="1138" w:author="Crowder, Michael" w:date="2018-03-11T18:00:00Z"/>
                    <w:del w:id="1139" w:author="Lauren Darr" w:date="2018-05-09T12:06:00Z"/>
                    <w:sz w:val="18"/>
                    <w:szCs w:val="18"/>
                  </w:rPr>
                </w:rPrChange>
              </w:rPr>
              <w:pPrChange w:id="1140" w:author="Crowder, Michael" w:date="2018-03-11T18:05:00Z">
                <w:pPr>
                  <w:ind w:firstLine="0"/>
                </w:pPr>
              </w:pPrChange>
            </w:pPr>
            <w:ins w:id="1141" w:author="Crowder, Michael" w:date="2018-03-11T18:02:00Z">
              <w:del w:id="1142" w:author="Lauren Darr" w:date="2018-05-09T12:06:00Z">
                <w:r w:rsidRPr="00F7658B" w:rsidDel="00EF7109">
                  <w:rPr>
                    <w:sz w:val="18"/>
                    <w:szCs w:val="18"/>
                    <w:rPrChange w:id="1143" w:author="Lauren Darr" w:date="2018-06-24T20:44:00Z">
                      <w:rPr>
                        <w:sz w:val="18"/>
                        <w:szCs w:val="18"/>
                      </w:rPr>
                    </w:rPrChange>
                  </w:rPr>
                  <w:delText>4</w:delText>
                </w:r>
              </w:del>
            </w:ins>
          </w:p>
        </w:tc>
        <w:tc>
          <w:tcPr>
            <w:tcW w:w="3300" w:type="dxa"/>
          </w:tcPr>
          <w:p w:rsidR="00A1766B" w:rsidRPr="00F7658B" w:rsidDel="00EF7109" w:rsidRDefault="00A1766B" w:rsidP="00A947FD">
            <w:pPr>
              <w:ind w:firstLine="0"/>
              <w:rPr>
                <w:ins w:id="1144" w:author="Crowder, Michael" w:date="2018-03-11T18:00:00Z"/>
                <w:del w:id="1145" w:author="Lauren Darr" w:date="2018-05-09T12:06:00Z"/>
                <w:rPrChange w:id="1146" w:author="Lauren Darr" w:date="2018-06-24T20:44:00Z">
                  <w:rPr>
                    <w:ins w:id="1147" w:author="Crowder, Michael" w:date="2018-03-11T18:00:00Z"/>
                    <w:del w:id="1148" w:author="Lauren Darr" w:date="2018-05-09T12:06:00Z"/>
                    <w:sz w:val="18"/>
                    <w:szCs w:val="18"/>
                  </w:rPr>
                </w:rPrChange>
              </w:rPr>
            </w:pPr>
            <w:ins w:id="1149" w:author="Crowder, Michael" w:date="2018-03-11T18:04:00Z">
              <w:del w:id="1150" w:author="Lauren Darr" w:date="2018-05-09T12:06:00Z">
                <w:r w:rsidRPr="00F7658B" w:rsidDel="00EF7109">
                  <w:rPr>
                    <w:rPrChange w:id="1151" w:author="Lauren Darr" w:date="2018-06-24T20:44:00Z">
                      <w:rPr/>
                    </w:rPrChange>
                  </w:rPr>
                  <w:delText>Questioning the Frame</w:delText>
                </w:r>
              </w:del>
            </w:ins>
          </w:p>
        </w:tc>
      </w:tr>
      <w:tr w:rsidR="00A1766B" w:rsidRPr="00F7658B" w:rsidDel="00EF7109" w:rsidTr="00817CB7">
        <w:trPr>
          <w:jc w:val="center"/>
          <w:ins w:id="1152" w:author="Crowder, Michael" w:date="2018-03-11T18:00:00Z"/>
          <w:del w:id="1153" w:author="Lauren Darr" w:date="2018-05-09T12:06:00Z"/>
        </w:trPr>
        <w:tc>
          <w:tcPr>
            <w:tcW w:w="808" w:type="dxa"/>
            <w:tcBorders>
              <w:bottom w:val="single" w:sz="12" w:space="0" w:color="000000"/>
            </w:tcBorders>
          </w:tcPr>
          <w:p w:rsidR="00A1766B" w:rsidRPr="00F7658B" w:rsidDel="00EF7109" w:rsidRDefault="00A1766B">
            <w:pPr>
              <w:ind w:firstLine="0"/>
              <w:jc w:val="center"/>
              <w:rPr>
                <w:ins w:id="1154" w:author="Crowder, Michael" w:date="2018-03-11T18:00:00Z"/>
                <w:del w:id="1155" w:author="Lauren Darr" w:date="2018-05-09T12:06:00Z"/>
                <w:sz w:val="18"/>
                <w:szCs w:val="18"/>
                <w:rPrChange w:id="1156" w:author="Lauren Darr" w:date="2018-06-24T20:44:00Z">
                  <w:rPr>
                    <w:ins w:id="1157" w:author="Crowder, Michael" w:date="2018-03-11T18:00:00Z"/>
                    <w:del w:id="1158" w:author="Lauren Darr" w:date="2018-05-09T12:06:00Z"/>
                    <w:sz w:val="18"/>
                    <w:szCs w:val="18"/>
                  </w:rPr>
                </w:rPrChange>
              </w:rPr>
              <w:pPrChange w:id="1159" w:author="Crowder, Michael" w:date="2018-03-11T18:05:00Z">
                <w:pPr>
                  <w:ind w:firstLine="0"/>
                </w:pPr>
              </w:pPrChange>
            </w:pPr>
            <w:ins w:id="1160" w:author="Crowder, Michael" w:date="2018-03-11T18:02:00Z">
              <w:del w:id="1161" w:author="Lauren Darr" w:date="2018-05-09T12:06:00Z">
                <w:r w:rsidRPr="00F7658B" w:rsidDel="00EF7109">
                  <w:rPr>
                    <w:sz w:val="18"/>
                    <w:szCs w:val="18"/>
                    <w:rPrChange w:id="1162" w:author="Lauren Darr" w:date="2018-06-24T20:44:00Z">
                      <w:rPr>
                        <w:sz w:val="18"/>
                        <w:szCs w:val="18"/>
                      </w:rPr>
                    </w:rPrChange>
                  </w:rPr>
                  <w:delText>5</w:delText>
                </w:r>
              </w:del>
            </w:ins>
          </w:p>
        </w:tc>
        <w:tc>
          <w:tcPr>
            <w:tcW w:w="3300" w:type="dxa"/>
            <w:tcBorders>
              <w:bottom w:val="single" w:sz="12" w:space="0" w:color="000000"/>
            </w:tcBorders>
          </w:tcPr>
          <w:p w:rsidR="00A1766B" w:rsidRPr="00F7658B" w:rsidDel="00EF7109" w:rsidRDefault="00A1766B" w:rsidP="00A947FD">
            <w:pPr>
              <w:ind w:firstLine="0"/>
              <w:rPr>
                <w:ins w:id="1163" w:author="Crowder, Michael" w:date="2018-03-11T18:00:00Z"/>
                <w:del w:id="1164" w:author="Lauren Darr" w:date="2018-05-09T12:06:00Z"/>
                <w:rPrChange w:id="1165" w:author="Lauren Darr" w:date="2018-06-24T20:44:00Z">
                  <w:rPr>
                    <w:ins w:id="1166" w:author="Crowder, Michael" w:date="2018-03-11T18:00:00Z"/>
                    <w:del w:id="1167" w:author="Lauren Darr" w:date="2018-05-09T12:06:00Z"/>
                    <w:sz w:val="18"/>
                    <w:szCs w:val="18"/>
                  </w:rPr>
                </w:rPrChange>
              </w:rPr>
            </w:pPr>
            <w:ins w:id="1168" w:author="Crowder, Michael" w:date="2018-03-11T18:04:00Z">
              <w:del w:id="1169" w:author="Lauren Darr" w:date="2018-05-09T12:06:00Z">
                <w:r w:rsidRPr="00F7658B" w:rsidDel="00EF7109">
                  <w:rPr>
                    <w:rPrChange w:id="1170" w:author="Lauren Darr" w:date="2018-06-24T20:44:00Z">
                      <w:rPr/>
                    </w:rPrChange>
                  </w:rPr>
                  <w:delText>Flounder on Visualization</w:delText>
                </w:r>
              </w:del>
            </w:ins>
          </w:p>
        </w:tc>
      </w:tr>
    </w:tbl>
    <w:p w:rsidR="004F23C5" w:rsidRPr="00F7658B" w:rsidDel="00EF7109" w:rsidRDefault="004F23C5">
      <w:pPr>
        <w:ind w:firstLine="0"/>
        <w:rPr>
          <w:ins w:id="1171" w:author="Crowder, Michael" w:date="2018-03-11T18:08:00Z"/>
          <w:del w:id="1172" w:author="Lauren Darr" w:date="2018-05-09T12:06:00Z"/>
          <w:rPrChange w:id="1173" w:author="Lauren Darr" w:date="2018-06-24T20:44:00Z">
            <w:rPr>
              <w:ins w:id="1174" w:author="Crowder, Michael" w:date="2018-03-11T18:08:00Z"/>
              <w:del w:id="1175" w:author="Lauren Darr" w:date="2018-05-09T12:06:00Z"/>
            </w:rPr>
          </w:rPrChange>
        </w:rPr>
        <w:pPrChange w:id="1176" w:author="Crowder, Michael" w:date="2018-03-11T16:06:00Z">
          <w:pPr/>
        </w:pPrChange>
      </w:pPr>
    </w:p>
    <w:p w:rsidR="00C951AE" w:rsidRPr="00F7658B" w:rsidDel="00EF7109" w:rsidRDefault="006371AD">
      <w:pPr>
        <w:ind w:firstLine="0"/>
        <w:rPr>
          <w:del w:id="1177" w:author="Lauren Darr" w:date="2018-05-09T12:06:00Z"/>
          <w:rPrChange w:id="1178" w:author="Lauren Darr" w:date="2018-06-24T20:44:00Z">
            <w:rPr>
              <w:del w:id="1179" w:author="Lauren Darr" w:date="2018-05-09T12:06:00Z"/>
            </w:rPr>
          </w:rPrChange>
        </w:rPr>
        <w:pPrChange w:id="1180" w:author="Crowder, Michael" w:date="2018-03-11T16:06:00Z">
          <w:pPr/>
        </w:pPrChange>
      </w:pPr>
      <w:ins w:id="1181" w:author="Crowder, Michael" w:date="2018-03-11T18:11:00Z">
        <w:del w:id="1182" w:author="Lauren Darr" w:date="2018-05-09T12:06:00Z">
          <w:r w:rsidRPr="00F7658B" w:rsidDel="00EF7109">
            <w:rPr>
              <w:rPrChange w:id="1183" w:author="Lauren Darr" w:date="2018-06-24T20:44:00Z">
                <w:rPr/>
              </w:rPrChange>
            </w:rPr>
            <w:delText xml:space="preserve">When </w:delText>
          </w:r>
          <w:r w:rsidRPr="00F7658B" w:rsidDel="00EF7109">
            <w:rPr>
              <w:i/>
              <w:rPrChange w:id="1184" w:author="Lauren Darr" w:date="2018-06-24T20:44:00Z">
                <w:rPr/>
              </w:rPrChange>
            </w:rPr>
            <w:delText xml:space="preserve">encountering </w:delText>
          </w:r>
        </w:del>
      </w:ins>
      <w:ins w:id="1185" w:author="Crowder, Michael" w:date="2018-03-11T18:17:00Z">
        <w:del w:id="1186" w:author="Lauren Darr" w:date="2018-05-09T12:06:00Z">
          <w:r w:rsidRPr="00F7658B" w:rsidDel="00EF7109">
            <w:rPr>
              <w:i/>
              <w:rPrChange w:id="1187" w:author="Lauren Darr" w:date="2018-06-24T20:44:00Z">
                <w:rPr/>
              </w:rPrChange>
            </w:rPr>
            <w:delText>visualization</w:delText>
          </w:r>
          <w:r w:rsidRPr="00F7658B" w:rsidDel="00EF7109">
            <w:rPr>
              <w:rPrChange w:id="1188" w:author="Lauren Darr" w:date="2018-06-24T20:44:00Z">
                <w:rPr/>
              </w:rPrChange>
            </w:rPr>
            <w:delText>,</w:delText>
          </w:r>
        </w:del>
      </w:ins>
      <w:ins w:id="1189" w:author="Crowder, Michael" w:date="2018-03-11T18:11:00Z">
        <w:del w:id="1190" w:author="Lauren Darr" w:date="2018-05-09T12:06:00Z">
          <w:r w:rsidRPr="00F7658B" w:rsidDel="00EF7109">
            <w:rPr>
              <w:rPrChange w:id="1191" w:author="Lauren Darr" w:date="2018-06-24T20:44:00Z">
                <w:rPr/>
              </w:rPrChange>
            </w:rPr>
            <w:delText xml:space="preserve"> the user looks at the information visualization as a whole. </w:delText>
          </w:r>
        </w:del>
      </w:ins>
      <w:ins w:id="1192" w:author="Crowder, Michael" w:date="2018-03-11T18:17:00Z">
        <w:del w:id="1193" w:author="Lauren Darr" w:date="2018-05-09T12:06:00Z">
          <w:r w:rsidRPr="00F7658B" w:rsidDel="00EF7109">
            <w:rPr>
              <w:rPrChange w:id="1194" w:author="Lauren Darr" w:date="2018-06-24T20:44:00Z">
                <w:rPr/>
              </w:rPrChange>
            </w:rPr>
            <w:delText>Secondly</w:delText>
          </w:r>
        </w:del>
      </w:ins>
      <w:ins w:id="1195" w:author="Crowder, Michael" w:date="2018-03-11T18:11:00Z">
        <w:del w:id="1196" w:author="Lauren Darr" w:date="2018-05-09T12:06:00Z">
          <w:r w:rsidRPr="00F7658B" w:rsidDel="00EF7109">
            <w:rPr>
              <w:rPrChange w:id="1197" w:author="Lauren Darr" w:date="2018-06-24T20:44:00Z">
                <w:rPr/>
              </w:rPrChange>
            </w:rPr>
            <w:delText xml:space="preserve"> the subject would </w:delText>
          </w:r>
          <w:r w:rsidRPr="00F7658B" w:rsidDel="00EF7109">
            <w:rPr>
              <w:i/>
              <w:rPrChange w:id="1198" w:author="Lauren Darr" w:date="2018-06-24T20:44:00Z">
                <w:rPr/>
              </w:rPrChange>
            </w:rPr>
            <w:delText>construct a frame</w:delText>
          </w:r>
          <w:r w:rsidRPr="00F7658B" w:rsidDel="00EF7109">
            <w:rPr>
              <w:rPrChange w:id="1199" w:author="Lauren Darr" w:date="2018-06-24T20:44:00Z">
                <w:rPr/>
              </w:rPrChange>
            </w:rPr>
            <w:delText xml:space="preserve"> to make sense of a visualization though the </w:delText>
          </w:r>
        </w:del>
      </w:ins>
      <w:ins w:id="1200" w:author="Crowder, Michael" w:date="2018-03-11T18:22:00Z">
        <w:del w:id="1201" w:author="Lauren Darr" w:date="2018-05-09T12:06:00Z">
          <w:r w:rsidR="001D25F8" w:rsidRPr="00F7658B" w:rsidDel="00EF7109">
            <w:rPr>
              <w:rPrChange w:id="1202" w:author="Lauren Darr" w:date="2018-06-24T20:44:00Z">
                <w:rPr/>
              </w:rPrChange>
            </w:rPr>
            <w:delText>reliance</w:delText>
          </w:r>
        </w:del>
      </w:ins>
      <w:ins w:id="1203" w:author="Crowder, Michael" w:date="2018-03-11T18:11:00Z">
        <w:del w:id="1204" w:author="Lauren Darr" w:date="2018-05-09T12:06:00Z">
          <w:r w:rsidRPr="00F7658B" w:rsidDel="00EF7109">
            <w:rPr>
              <w:rPrChange w:id="1205" w:author="Lauren Darr" w:date="2018-06-24T20:44:00Z">
                <w:rPr/>
              </w:rPrChange>
            </w:rPr>
            <w:delText xml:space="preserve"> on items such as a</w:delText>
          </w:r>
        </w:del>
      </w:ins>
      <w:ins w:id="1206" w:author="Crowder, Michael" w:date="2018-03-11T18:18:00Z">
        <w:del w:id="1207" w:author="Lauren Darr" w:date="2018-05-09T12:06:00Z">
          <w:r w:rsidRPr="00F7658B" w:rsidDel="00EF7109">
            <w:rPr>
              <w:rPrChange w:id="1208" w:author="Lauren Darr" w:date="2018-06-24T20:44:00Z">
                <w:rPr/>
              </w:rPrChange>
            </w:rPr>
            <w:delText>n</w:delText>
          </w:r>
        </w:del>
      </w:ins>
      <w:ins w:id="1209" w:author="Crowder, Michael" w:date="2018-03-11T18:11:00Z">
        <w:del w:id="1210" w:author="Lauren Darr" w:date="2018-05-09T12:06:00Z">
          <w:r w:rsidRPr="00F7658B" w:rsidDel="00EF7109">
            <w:rPr>
              <w:rPrChange w:id="1211" w:author="Lauren Darr" w:date="2018-06-24T20:44:00Z">
                <w:rPr/>
              </w:rPrChange>
            </w:rPr>
            <w:delText xml:space="preserve"> axis, legend or data </w:delText>
          </w:r>
        </w:del>
      </w:ins>
      <w:ins w:id="1212" w:author="Crowder, Michael" w:date="2018-03-11T18:17:00Z">
        <w:del w:id="1213" w:author="Lauren Darr" w:date="2018-05-09T12:06:00Z">
          <w:r w:rsidRPr="00F7658B" w:rsidDel="00EF7109">
            <w:rPr>
              <w:rPrChange w:id="1214" w:author="Lauren Darr" w:date="2018-06-24T20:44:00Z">
                <w:rPr/>
              </w:rPrChange>
            </w:rPr>
            <w:delText>labels</w:delText>
          </w:r>
        </w:del>
      </w:ins>
      <w:ins w:id="1215" w:author="Crowder, Michael" w:date="2018-03-11T18:11:00Z">
        <w:del w:id="1216" w:author="Lauren Darr" w:date="2018-05-09T12:06:00Z">
          <w:r w:rsidRPr="00F7658B" w:rsidDel="00EF7109">
            <w:rPr>
              <w:rPrChange w:id="1217" w:author="Lauren Darr" w:date="2018-06-24T20:44:00Z">
                <w:rPr/>
              </w:rPrChange>
            </w:rPr>
            <w:delText xml:space="preserve">. </w:delText>
          </w:r>
        </w:del>
      </w:ins>
      <w:ins w:id="1218" w:author="Crowder, Michael" w:date="2018-03-11T18:15:00Z">
        <w:del w:id="1219" w:author="Lauren Darr" w:date="2018-05-09T12:06:00Z">
          <w:r w:rsidRPr="00F7658B" w:rsidDel="00EF7109">
            <w:rPr>
              <w:rPrChange w:id="1220" w:author="Lauren Darr" w:date="2018-06-24T20:44:00Z">
                <w:rPr/>
              </w:rPrChange>
            </w:rPr>
            <w:delText xml:space="preserve">From here the user is </w:delText>
          </w:r>
          <w:r w:rsidRPr="00F7658B" w:rsidDel="00EF7109">
            <w:rPr>
              <w:i/>
              <w:rPrChange w:id="1221" w:author="Lauren Darr" w:date="2018-06-24T20:44:00Z">
                <w:rPr/>
              </w:rPrChange>
            </w:rPr>
            <w:delText>exploring vis</w:delText>
          </w:r>
        </w:del>
      </w:ins>
      <w:ins w:id="1222" w:author="Crowder, Michael" w:date="2018-03-11T18:17:00Z">
        <w:del w:id="1223" w:author="Lauren Darr" w:date="2018-05-09T12:06:00Z">
          <w:r w:rsidRPr="00F7658B" w:rsidDel="00EF7109">
            <w:rPr>
              <w:i/>
              <w:rPrChange w:id="1224" w:author="Lauren Darr" w:date="2018-06-24T20:44:00Z">
                <w:rPr/>
              </w:rPrChange>
            </w:rPr>
            <w:delText>ualization</w:delText>
          </w:r>
        </w:del>
      </w:ins>
      <w:ins w:id="1225" w:author="Crowder, Michael" w:date="2018-03-11T18:15:00Z">
        <w:del w:id="1226" w:author="Lauren Darr" w:date="2018-05-09T12:06:00Z">
          <w:r w:rsidRPr="00F7658B" w:rsidDel="00EF7109">
            <w:rPr>
              <w:rPrChange w:id="1227" w:author="Lauren Darr" w:date="2018-06-24T20:44:00Z">
                <w:rPr/>
              </w:rPrChange>
            </w:rPr>
            <w:delText xml:space="preserve"> through the constructed frame</w:delText>
          </w:r>
        </w:del>
      </w:ins>
      <w:ins w:id="1228" w:author="Crowder, Michael" w:date="2018-03-11T18:16:00Z">
        <w:del w:id="1229" w:author="Lauren Darr" w:date="2018-03-12T21:17:00Z">
          <w:r w:rsidRPr="00F7658B" w:rsidDel="00895E5A">
            <w:rPr>
              <w:rPrChange w:id="1230" w:author="Lauren Darr" w:date="2018-06-24T20:44:00Z">
                <w:rPr/>
              </w:rPrChange>
            </w:rPr>
            <w:delText xml:space="preserve"> frame</w:delText>
          </w:r>
        </w:del>
        <w:del w:id="1231" w:author="Lauren Darr" w:date="2018-05-09T12:06:00Z">
          <w:r w:rsidRPr="00F7658B" w:rsidDel="00EF7109">
            <w:rPr>
              <w:rPrChange w:id="1232" w:author="Lauren Darr" w:date="2018-06-24T20:44:00Z">
                <w:rPr/>
              </w:rPrChange>
            </w:rPr>
            <w:delText>. They retrieve information, recall domain knowledge and wonde</w:delText>
          </w:r>
        </w:del>
        <w:del w:id="1233" w:author="Lauren Darr" w:date="2018-03-12T21:17:00Z">
          <w:r w:rsidRPr="00F7658B" w:rsidDel="00895E5A">
            <w:rPr>
              <w:rPrChange w:id="1234" w:author="Lauren Darr" w:date="2018-06-24T20:44:00Z">
                <w:rPr/>
              </w:rPrChange>
            </w:rPr>
            <w:delText>ring</w:delText>
          </w:r>
        </w:del>
        <w:del w:id="1235" w:author="Lauren Darr" w:date="2018-05-09T12:06:00Z">
          <w:r w:rsidRPr="00F7658B" w:rsidDel="00EF7109">
            <w:rPr>
              <w:rPrChange w:id="1236" w:author="Lauren Darr" w:date="2018-06-24T20:44:00Z">
                <w:rPr/>
              </w:rPrChange>
            </w:rPr>
            <w:delText xml:space="preserve"> around the </w:delText>
          </w:r>
        </w:del>
      </w:ins>
      <w:ins w:id="1237" w:author="Crowder, Michael" w:date="2018-03-11T18:18:00Z">
        <w:del w:id="1238" w:author="Lauren Darr" w:date="2018-05-09T12:06:00Z">
          <w:r w:rsidR="00654D0B" w:rsidRPr="00F7658B" w:rsidDel="00EF7109">
            <w:rPr>
              <w:rPrChange w:id="1239" w:author="Lauren Darr" w:date="2018-06-24T20:44:00Z">
                <w:rPr/>
              </w:rPrChange>
            </w:rPr>
            <w:delText>visualization</w:delText>
          </w:r>
        </w:del>
      </w:ins>
      <w:ins w:id="1240" w:author="Crowder, Michael" w:date="2018-03-11T18:16:00Z">
        <w:del w:id="1241" w:author="Lauren Darr" w:date="2018-05-09T12:06:00Z">
          <w:r w:rsidRPr="00F7658B" w:rsidDel="00EF7109">
            <w:rPr>
              <w:rPrChange w:id="1242" w:author="Lauren Darr" w:date="2018-06-24T20:44:00Z">
                <w:rPr/>
              </w:rPrChange>
            </w:rPr>
            <w:delText>.</w:delText>
          </w:r>
        </w:del>
      </w:ins>
      <w:ins w:id="1243" w:author="Crowder, Michael" w:date="2018-03-11T18:18:00Z">
        <w:del w:id="1244" w:author="Lauren Darr" w:date="2018-05-09T12:06:00Z">
          <w:r w:rsidR="00654D0B" w:rsidRPr="00F7658B" w:rsidDel="00EF7109">
            <w:rPr>
              <w:rPrChange w:id="1245" w:author="Lauren Darr" w:date="2018-06-24T20:44:00Z">
                <w:rPr/>
              </w:rPrChange>
            </w:rPr>
            <w:delText xml:space="preserve"> After </w:delText>
          </w:r>
        </w:del>
      </w:ins>
      <w:ins w:id="1246" w:author="Crowder, Michael" w:date="2018-03-11T18:19:00Z">
        <w:del w:id="1247" w:author="Lauren Darr" w:date="2018-05-09T12:06:00Z">
          <w:r w:rsidR="00654D0B" w:rsidRPr="00F7658B" w:rsidDel="00EF7109">
            <w:rPr>
              <w:rPrChange w:id="1248" w:author="Lauren Darr" w:date="2018-06-24T20:44:00Z">
                <w:rPr/>
              </w:rPrChange>
            </w:rPr>
            <w:delText>exploring</w:delText>
          </w:r>
        </w:del>
      </w:ins>
      <w:ins w:id="1249" w:author="Crowder, Michael" w:date="2018-03-11T18:18:00Z">
        <w:del w:id="1250" w:author="Lauren Darr" w:date="2018-05-09T12:06:00Z">
          <w:r w:rsidR="00654D0B" w:rsidRPr="00F7658B" w:rsidDel="00EF7109">
            <w:rPr>
              <w:rPrChange w:id="1251" w:author="Lauren Darr" w:date="2018-06-24T20:44:00Z">
                <w:rPr/>
              </w:rPrChange>
            </w:rPr>
            <w:delText xml:space="preserve"> the </w:delText>
          </w:r>
        </w:del>
      </w:ins>
      <w:ins w:id="1252" w:author="Crowder, Michael" w:date="2018-03-11T18:22:00Z">
        <w:del w:id="1253" w:author="Lauren Darr" w:date="2018-05-09T12:06:00Z">
          <w:r w:rsidR="001D25F8" w:rsidRPr="00F7658B" w:rsidDel="00EF7109">
            <w:rPr>
              <w:rPrChange w:id="1254" w:author="Lauren Darr" w:date="2018-06-24T20:44:00Z">
                <w:rPr/>
              </w:rPrChange>
            </w:rPr>
            <w:delText>visualization,</w:delText>
          </w:r>
        </w:del>
      </w:ins>
      <w:ins w:id="1255" w:author="Crowder, Michael" w:date="2018-03-11T18:19:00Z">
        <w:del w:id="1256" w:author="Lauren Darr" w:date="2018-05-09T12:06:00Z">
          <w:r w:rsidR="00654D0B" w:rsidRPr="00F7658B" w:rsidDel="00EF7109">
            <w:rPr>
              <w:rPrChange w:id="1257" w:author="Lauren Darr" w:date="2018-06-24T20:44:00Z">
                <w:rPr/>
              </w:rPrChange>
            </w:rPr>
            <w:delText xml:space="preserve"> the user then questions the frame and attempts validation</w:delText>
          </w:r>
        </w:del>
      </w:ins>
      <w:ins w:id="1258" w:author="Crowder, Michael" w:date="2018-03-11T18:20:00Z">
        <w:del w:id="1259" w:author="Lauren Darr" w:date="2018-05-09T12:06:00Z">
          <w:r w:rsidR="001D25F8" w:rsidRPr="00F7658B" w:rsidDel="00EF7109">
            <w:rPr>
              <w:rPrChange w:id="1260" w:author="Lauren Darr" w:date="2018-06-24T20:44:00Z">
                <w:rPr/>
              </w:rPrChange>
            </w:rPr>
            <w:delText xml:space="preserve">. Finally failing in any of the above steps takes us to floundering on visualization leading to </w:delText>
          </w:r>
        </w:del>
      </w:ins>
      <w:ins w:id="1261" w:author="Crowder, Michael" w:date="2018-03-11T18:21:00Z">
        <w:del w:id="1262" w:author="Lauren Darr" w:date="2018-05-09T12:06:00Z">
          <w:r w:rsidR="001D25F8" w:rsidRPr="00F7658B" w:rsidDel="00EF7109">
            <w:rPr>
              <w:rPrChange w:id="1263" w:author="Lauren Darr" w:date="2018-06-24T20:44:00Z">
                <w:rPr/>
              </w:rPrChange>
            </w:rPr>
            <w:delText>frustration</w:delText>
          </w:r>
        </w:del>
      </w:ins>
      <w:ins w:id="1264" w:author="Crowder, Michael" w:date="2018-03-11T18:20:00Z">
        <w:del w:id="1265" w:author="Lauren Darr" w:date="2018-05-09T12:06:00Z">
          <w:r w:rsidR="001D25F8" w:rsidRPr="00F7658B" w:rsidDel="00EF7109">
            <w:rPr>
              <w:rPrChange w:id="1266" w:author="Lauren Darr" w:date="2018-06-24T20:44:00Z">
                <w:rPr/>
              </w:rPrChange>
            </w:rPr>
            <w:delText xml:space="preserve"> </w:delText>
          </w:r>
        </w:del>
      </w:ins>
      <w:ins w:id="1267" w:author="Crowder, Michael" w:date="2018-03-11T18:21:00Z">
        <w:del w:id="1268" w:author="Lauren Darr" w:date="2018-05-09T12:06:00Z">
          <w:r w:rsidR="001D25F8" w:rsidRPr="00F7658B" w:rsidDel="00EF7109">
            <w:rPr>
              <w:rPrChange w:id="1269" w:author="Lauren Darr" w:date="2018-06-24T20:44:00Z">
                <w:rPr/>
              </w:rPrChange>
            </w:rPr>
            <w:delText>and confusion.</w:delText>
          </w:r>
        </w:del>
      </w:ins>
      <w:del w:id="1270" w:author="Lauren Darr" w:date="2018-05-09T12:06:00Z">
        <w:r w:rsidR="00C951AE" w:rsidRPr="00F7658B" w:rsidDel="00EF7109">
          <w:rPr>
            <w:rPrChange w:id="1271" w:author="Lauren Darr" w:date="2018-06-24T20:44:00Z">
              <w:rPr/>
            </w:rPrChange>
          </w:rPr>
          <w:delText>king phase.</w:delText>
        </w:r>
      </w:del>
    </w:p>
    <w:p w:rsidR="009B1D59" w:rsidRPr="00F7658B" w:rsidDel="00A0484B" w:rsidRDefault="007131A7" w:rsidP="003E1437">
      <w:pPr>
        <w:pStyle w:val="heading20"/>
        <w:outlineLvl w:val="0"/>
        <w:rPr>
          <w:del w:id="1272" w:author="Lauren Darr" w:date="2018-03-13T14:00:00Z"/>
          <w:rPrChange w:id="1273" w:author="Lauren Darr" w:date="2018-06-24T20:44:00Z">
            <w:rPr>
              <w:del w:id="1274" w:author="Lauren Darr" w:date="2018-03-13T14:00:00Z"/>
            </w:rPr>
          </w:rPrChange>
        </w:rPr>
      </w:pPr>
      <w:del w:id="1275" w:author="Lauren Darr" w:date="2018-03-13T14:00:00Z">
        <w:r w:rsidRPr="00F7658B" w:rsidDel="00A0484B">
          <w:rPr>
            <w:rPrChange w:id="1276" w:author="Lauren Darr" w:date="2018-06-24T20:44:00Z">
              <w:rPr/>
            </w:rPrChange>
          </w:rPr>
          <w:delText>1.</w:delText>
        </w:r>
        <w:r w:rsidR="009B1D59" w:rsidRPr="00F7658B" w:rsidDel="00A0484B">
          <w:rPr>
            <w:rPrChange w:id="1277" w:author="Lauren Darr" w:date="2018-06-24T20:44:00Z">
              <w:rPr/>
            </w:rPrChange>
          </w:rPr>
          <w:delText xml:space="preserve">2   </w:delText>
        </w:r>
      </w:del>
      <w:del w:id="1278" w:author="Lauren Darr" w:date="2018-03-13T13:57:00Z">
        <w:r w:rsidR="009B1D59" w:rsidRPr="00F7658B" w:rsidDel="00604494">
          <w:rPr>
            <w:rPrChange w:id="1279" w:author="Lauren Darr" w:date="2018-06-24T20:44:00Z">
              <w:rPr/>
            </w:rPrChange>
          </w:rPr>
          <w:delText>Additional Information Required by the Volume Editor</w:delText>
        </w:r>
      </w:del>
    </w:p>
    <w:p w:rsidR="009B1D59" w:rsidRPr="00F7658B" w:rsidDel="00A0484B" w:rsidRDefault="009B1D59" w:rsidP="003E1437">
      <w:pPr>
        <w:ind w:firstLine="0"/>
        <w:outlineLvl w:val="0"/>
        <w:rPr>
          <w:del w:id="1280" w:author="Lauren Darr" w:date="2018-03-13T14:00:00Z"/>
          <w:rPrChange w:id="1281" w:author="Lauren Darr" w:date="2018-06-24T20:44:00Z">
            <w:rPr>
              <w:del w:id="1282" w:author="Lauren Darr" w:date="2018-03-13T14:00:00Z"/>
            </w:rPr>
          </w:rPrChange>
        </w:rPr>
      </w:pPr>
      <w:del w:id="1283" w:author="Lauren Darr" w:date="2018-03-13T14:00:00Z">
        <w:r w:rsidRPr="00F7658B" w:rsidDel="00A0484B">
          <w:rPr>
            <w:rPrChange w:id="1284" w:author="Lauren Darr" w:date="2018-06-24T20:44:00Z">
              <w:rPr/>
            </w:rPrChange>
          </w:rPr>
          <w:delText>When sending your final files, please include a readme informing the Contact Volume Editor which of your names is</w:delText>
        </w:r>
        <w:r w:rsidR="002A3EE9" w:rsidRPr="00F7658B" w:rsidDel="00A0484B">
          <w:rPr>
            <w:rPrChange w:id="1285" w:author="Lauren Darr" w:date="2018-06-24T20:44:00Z">
              <w:rPr/>
            </w:rPrChange>
          </w:rPr>
          <w:delText>/are</w:delText>
        </w:r>
        <w:r w:rsidRPr="00F7658B" w:rsidDel="00A0484B">
          <w:rPr>
            <w:rPrChange w:id="1286" w:author="Lauren Darr" w:date="2018-06-24T20:44:00Z">
              <w:rPr/>
            </w:rPrChange>
          </w:rPr>
          <w:delText xml:space="preserve"> your first name</w:delText>
        </w:r>
        <w:r w:rsidR="002A3EE9" w:rsidRPr="00F7658B" w:rsidDel="00A0484B">
          <w:rPr>
            <w:rPrChange w:id="1287" w:author="Lauren Darr" w:date="2018-06-24T20:44:00Z">
              <w:rPr/>
            </w:rPrChange>
          </w:rPr>
          <w:delText>(s)</w:delText>
        </w:r>
        <w:r w:rsidRPr="00F7658B" w:rsidDel="00A0484B">
          <w:rPr>
            <w:rPrChange w:id="1288" w:author="Lauren Darr" w:date="2018-06-24T20:44:00Z">
              <w:rPr/>
            </w:rPrChange>
          </w:rPr>
          <w:delText xml:space="preserve"> and which is</w:delText>
        </w:r>
        <w:r w:rsidR="002A3EE9" w:rsidRPr="00F7658B" w:rsidDel="00A0484B">
          <w:rPr>
            <w:rPrChange w:id="1289" w:author="Lauren Darr" w:date="2018-06-24T20:44:00Z">
              <w:rPr/>
            </w:rPrChange>
          </w:rPr>
          <w:delText>/are</w:delText>
        </w:r>
        <w:r w:rsidRPr="00F7658B" w:rsidDel="00A0484B">
          <w:rPr>
            <w:rPrChange w:id="1290" w:author="Lauren Darr" w:date="2018-06-24T20:44:00Z">
              <w:rPr/>
            </w:rPrChange>
          </w:rPr>
          <w:delText xml:space="preserve"> your family name</w:delText>
        </w:r>
        <w:r w:rsidR="002A3EE9" w:rsidRPr="00F7658B" w:rsidDel="00A0484B">
          <w:rPr>
            <w:rPrChange w:id="1291" w:author="Lauren Darr" w:date="2018-06-24T20:44:00Z">
              <w:rPr/>
            </w:rPrChange>
          </w:rPr>
          <w:delText>(s)</w:delText>
        </w:r>
        <w:r w:rsidRPr="00F7658B" w:rsidDel="00A0484B">
          <w:rPr>
            <w:rPrChange w:id="1292" w:author="Lauren Darr" w:date="2018-06-24T20:44:00Z">
              <w:rPr/>
            </w:rPrChange>
          </w:rPr>
          <w:delText>. This is particularly important for Spanish and Chinese names. Authors are listed alphabetically according to their surnames in the author index.</w:delText>
        </w:r>
      </w:del>
    </w:p>
    <w:p w:rsidR="00C951AE" w:rsidRPr="00F7658B" w:rsidDel="00A0484B" w:rsidRDefault="007131A7" w:rsidP="003E1437">
      <w:pPr>
        <w:pStyle w:val="heading20"/>
        <w:outlineLvl w:val="0"/>
        <w:rPr>
          <w:del w:id="1293" w:author="Lauren Darr" w:date="2018-03-13T14:00:00Z"/>
          <w:rPrChange w:id="1294" w:author="Lauren Darr" w:date="2018-06-24T20:44:00Z">
            <w:rPr>
              <w:del w:id="1295" w:author="Lauren Darr" w:date="2018-03-13T14:00:00Z"/>
            </w:rPr>
          </w:rPrChange>
        </w:rPr>
      </w:pPr>
      <w:del w:id="1296" w:author="Lauren Darr" w:date="2018-03-13T14:00:00Z">
        <w:r w:rsidRPr="00F7658B" w:rsidDel="00A0484B">
          <w:rPr>
            <w:rPrChange w:id="1297" w:author="Lauren Darr" w:date="2018-06-24T20:44:00Z">
              <w:rPr/>
            </w:rPrChange>
          </w:rPr>
          <w:delText>1.3</w:delText>
        </w:r>
        <w:r w:rsidR="00C951AE" w:rsidRPr="00F7658B" w:rsidDel="00A0484B">
          <w:rPr>
            <w:rPrChange w:id="1298" w:author="Lauren Darr" w:date="2018-06-24T20:44:00Z">
              <w:rPr/>
            </w:rPrChange>
          </w:rPr>
          <w:delText xml:space="preserve">   Copyright Forms</w:delText>
        </w:r>
      </w:del>
    </w:p>
    <w:p w:rsidR="00C951AE" w:rsidRPr="00F7658B" w:rsidDel="00A0484B" w:rsidRDefault="00C951AE" w:rsidP="003E1437">
      <w:pPr>
        <w:pStyle w:val="p1a"/>
        <w:outlineLvl w:val="0"/>
        <w:rPr>
          <w:del w:id="1299" w:author="Lauren Darr" w:date="2018-03-13T14:00:00Z"/>
          <w:rPrChange w:id="1300" w:author="Lauren Darr" w:date="2018-06-24T20:44:00Z">
            <w:rPr>
              <w:del w:id="1301" w:author="Lauren Darr" w:date="2018-03-13T14:00:00Z"/>
            </w:rPr>
          </w:rPrChange>
        </w:rPr>
      </w:pPr>
      <w:del w:id="1302" w:author="Lauren Darr" w:date="2018-03-13T14:00:00Z">
        <w:r w:rsidRPr="00F7658B" w:rsidDel="00A0484B">
          <w:rPr>
            <w:rPrChange w:id="1303" w:author="Lauren Darr" w:date="2018-06-24T20:44:00Z">
              <w:rPr/>
            </w:rPrChange>
          </w:rPr>
          <w:delText xml:space="preserve">The copyright form may be downloaded from the For Authors section of the LNCS Webpage: </w:delText>
        </w:r>
        <w:r w:rsidRPr="00F7658B" w:rsidDel="00A0484B">
          <w:rPr>
            <w:rPrChange w:id="1304" w:author="Lauren Darr" w:date="2018-06-24T20:44:00Z">
              <w:rPr/>
            </w:rPrChange>
          </w:rPr>
          <w:fldChar w:fldCharType="begin"/>
        </w:r>
        <w:r w:rsidRPr="00F7658B" w:rsidDel="00A0484B">
          <w:rPr>
            <w:rPrChange w:id="1305" w:author="Lauren Darr" w:date="2018-06-24T20:44:00Z">
              <w:rPr/>
            </w:rPrChange>
          </w:rPr>
          <w:delInstrText xml:space="preserve"> HYPERLINK "http://www.springer.com/lncs" </w:delInstrText>
        </w:r>
        <w:r w:rsidRPr="00F7658B" w:rsidDel="00A0484B">
          <w:rPr>
            <w:rPrChange w:id="1306" w:author="Lauren Darr" w:date="2018-06-24T20:44:00Z">
              <w:rPr/>
            </w:rPrChange>
          </w:rPr>
          <w:fldChar w:fldCharType="separate"/>
        </w:r>
        <w:r w:rsidRPr="00F7658B" w:rsidDel="00A0484B">
          <w:rPr>
            <w:rStyle w:val="Hyperlink"/>
            <w:rPrChange w:id="1307" w:author="Lauren Darr" w:date="2018-06-24T20:44:00Z">
              <w:rPr>
                <w:rStyle w:val="Hyperlink"/>
              </w:rPr>
            </w:rPrChange>
          </w:rPr>
          <w:delText>www.springer.com/lncs</w:delText>
        </w:r>
        <w:r w:rsidRPr="00F7658B" w:rsidDel="00A0484B">
          <w:rPr>
            <w:rPrChange w:id="1308" w:author="Lauren Darr" w:date="2018-06-24T20:44:00Z">
              <w:rPr/>
            </w:rPrChange>
          </w:rPr>
          <w:fldChar w:fldCharType="end"/>
        </w:r>
        <w:r w:rsidRPr="00F7658B" w:rsidDel="00A0484B">
          <w:rPr>
            <w:rPrChange w:id="1309" w:author="Lauren Darr" w:date="2018-06-24T20:44:00Z">
              <w:rPr/>
            </w:rPrChange>
          </w:rPr>
          <w:delText>. Please send you</w:delText>
        </w:r>
        <w:r w:rsidR="00EA1D86" w:rsidRPr="00F7658B" w:rsidDel="00A0484B">
          <w:rPr>
            <w:rPrChange w:id="1310" w:author="Lauren Darr" w:date="2018-06-24T20:44:00Z">
              <w:rPr/>
            </w:rPrChange>
          </w:rPr>
          <w:delText xml:space="preserve">r signed copyright form </w:delText>
        </w:r>
        <w:r w:rsidRPr="00F7658B" w:rsidDel="00A0484B">
          <w:rPr>
            <w:rPrChange w:id="1311" w:author="Lauren Darr" w:date="2018-06-24T20:44:00Z">
              <w:rPr/>
            </w:rPrChange>
          </w:rPr>
          <w:delText>to the Contact Volume Editor</w:delText>
        </w:r>
        <w:r w:rsidR="00EA1D86" w:rsidRPr="00F7658B" w:rsidDel="00A0484B">
          <w:rPr>
            <w:rPrChange w:id="1312" w:author="Lauren Darr" w:date="2018-06-24T20:44:00Z">
              <w:rPr/>
            </w:rPrChange>
          </w:rPr>
          <w:delText>, either as a scanned pdf or by fax or by courier</w:delText>
        </w:r>
        <w:r w:rsidRPr="00F7658B" w:rsidDel="00A0484B">
          <w:rPr>
            <w:rPrChange w:id="1313" w:author="Lauren Darr" w:date="2018-06-24T20:44:00Z">
              <w:rPr/>
            </w:rPrChange>
          </w:rPr>
          <w:delText>. One author may sign on behalf of all the other authors of a particular paper.</w:delText>
        </w:r>
        <w:r w:rsidR="00EA1D86" w:rsidRPr="00F7658B" w:rsidDel="00A0484B">
          <w:rPr>
            <w:rPrChange w:id="1314" w:author="Lauren Darr" w:date="2018-06-24T20:44:00Z">
              <w:rPr/>
            </w:rPrChange>
          </w:rPr>
          <w:delText xml:space="preserve"> Digital signatures are acceptable.</w:delText>
        </w:r>
      </w:del>
    </w:p>
    <w:p w:rsidR="004B6218" w:rsidRPr="00F7658B" w:rsidRDefault="007131A7" w:rsidP="004B6218">
      <w:pPr>
        <w:pStyle w:val="heading10"/>
        <w:outlineLvl w:val="0"/>
        <w:rPr>
          <w:ins w:id="1315" w:author="Lauren Darr" w:date="2018-05-09T12:08:00Z"/>
          <w:rPrChange w:id="1316" w:author="Lauren Darr" w:date="2018-06-24T20:44:00Z">
            <w:rPr>
              <w:ins w:id="1317" w:author="Lauren Darr" w:date="2018-05-09T12:08:00Z"/>
            </w:rPr>
          </w:rPrChange>
        </w:rPr>
      </w:pPr>
      <w:del w:id="1318" w:author="Lauren Darr" w:date="2018-05-04T12:02:00Z">
        <w:r w:rsidRPr="00F7658B" w:rsidDel="004B6218">
          <w:rPr>
            <w:rPrChange w:id="1319" w:author="Lauren Darr" w:date="2018-06-24T20:44:00Z">
              <w:rPr/>
            </w:rPrChange>
          </w:rPr>
          <w:delText>2</w:delText>
        </w:r>
        <w:r w:rsidR="009B1D59" w:rsidRPr="00F7658B" w:rsidDel="004B6218">
          <w:rPr>
            <w:rPrChange w:id="1320" w:author="Lauren Darr" w:date="2018-06-24T20:44:00Z">
              <w:rPr/>
            </w:rPrChange>
          </w:rPr>
          <w:delText xml:space="preserve"> </w:delText>
        </w:r>
      </w:del>
      <w:del w:id="1321" w:author="Lauren Darr" w:date="2018-05-04T12:04:00Z">
        <w:r w:rsidR="009B1D59" w:rsidRPr="00F7658B" w:rsidDel="004B6218">
          <w:rPr>
            <w:rPrChange w:id="1322" w:author="Lauren Darr" w:date="2018-06-24T20:44:00Z">
              <w:rPr/>
            </w:rPrChange>
          </w:rPr>
          <w:delText xml:space="preserve">  </w:delText>
        </w:r>
      </w:del>
      <w:del w:id="1323" w:author="Lauren Darr" w:date="2018-03-13T14:02:00Z">
        <w:r w:rsidR="009B1D59" w:rsidRPr="00F7658B" w:rsidDel="00A0484B">
          <w:rPr>
            <w:rPrChange w:id="1324" w:author="Lauren Darr" w:date="2018-06-24T20:44:00Z">
              <w:rPr/>
            </w:rPrChange>
          </w:rPr>
          <w:delText>Paper Preparation</w:delText>
        </w:r>
      </w:del>
      <w:proofErr w:type="gramStart"/>
      <w:ins w:id="1325" w:author="Lauren Darr" w:date="2018-05-16T21:18:00Z">
        <w:r w:rsidR="00106A3D" w:rsidRPr="00F7658B">
          <w:rPr>
            <w:rPrChange w:id="1326" w:author="Lauren Darr" w:date="2018-06-24T20:44:00Z">
              <w:rPr/>
            </w:rPrChange>
          </w:rPr>
          <w:t>5</w:t>
        </w:r>
      </w:ins>
      <w:ins w:id="1327" w:author="Lauren Darr" w:date="2018-05-04T12:04:00Z">
        <w:r w:rsidR="004B6218" w:rsidRPr="00F7658B">
          <w:rPr>
            <w:rPrChange w:id="1328" w:author="Lauren Darr" w:date="2018-06-24T20:44:00Z">
              <w:rPr/>
            </w:rPrChange>
          </w:rPr>
          <w:t xml:space="preserve">  Crime</w:t>
        </w:r>
        <w:proofErr w:type="gramEnd"/>
        <w:r w:rsidR="004B6218" w:rsidRPr="00F7658B">
          <w:rPr>
            <w:rPrChange w:id="1329" w:author="Lauren Darr" w:date="2018-06-24T20:44:00Z">
              <w:rPr/>
            </w:rPrChange>
          </w:rPr>
          <w:t xml:space="preserve"> analy</w:t>
        </w:r>
      </w:ins>
      <w:ins w:id="1330" w:author="Lauren Darr" w:date="2018-05-04T12:05:00Z">
        <w:r w:rsidR="004B6218" w:rsidRPr="00F7658B">
          <w:rPr>
            <w:rPrChange w:id="1331" w:author="Lauren Darr" w:date="2018-06-24T20:44:00Z">
              <w:rPr/>
            </w:rPrChange>
          </w:rPr>
          <w:t>tics</w:t>
        </w:r>
      </w:ins>
    </w:p>
    <w:p w:rsidR="00973180" w:rsidRPr="00F7658B" w:rsidRDefault="00973180">
      <w:pPr>
        <w:ind w:firstLine="0"/>
        <w:rPr>
          <w:ins w:id="1332" w:author="Lauren Darr" w:date="2018-05-16T14:58:00Z"/>
          <w:rPrChange w:id="1333" w:author="Lauren Darr" w:date="2018-06-24T20:44:00Z">
            <w:rPr>
              <w:ins w:id="1334" w:author="Lauren Darr" w:date="2018-05-16T14:58:00Z"/>
            </w:rPr>
          </w:rPrChange>
        </w:rPr>
        <w:pPrChange w:id="1335" w:author="Lauren Darr" w:date="2018-05-16T14:58:00Z">
          <w:pPr>
            <w:ind w:firstLine="709"/>
          </w:pPr>
        </w:pPrChange>
      </w:pPr>
      <w:ins w:id="1336" w:author="Lauren Darr" w:date="2018-05-16T14:58:00Z">
        <w:r w:rsidRPr="00F7658B">
          <w:rPr>
            <w:rPrChange w:id="1337" w:author="Lauren Darr" w:date="2018-06-24T20:44:00Z">
              <w:rPr/>
            </w:rPrChange>
          </w:rPr>
          <w:t>It is unsurprising that news media coverage of crime data analytics has a tendency to focus on the most ground breaking and intriguing innovations of the moment. A 2016 Science Magazine article detailed the use of advanced predictive software by agencies looking both to predict where crimes will happen and the actual individuals who may commit or become victims of crimes [</w:t>
        </w:r>
      </w:ins>
      <w:ins w:id="1338" w:author="Lauren Darr" w:date="2018-06-24T20:28:00Z">
        <w:r w:rsidR="00A2214C" w:rsidRPr="00F7658B">
          <w:rPr>
            <w:rPrChange w:id="1339" w:author="Lauren Darr" w:date="2018-06-24T20:44:00Z">
              <w:rPr/>
            </w:rPrChange>
          </w:rPr>
          <w:t>Hvistendahl, 2016</w:t>
        </w:r>
      </w:ins>
      <w:ins w:id="1340" w:author="Lauren Darr" w:date="2018-05-16T14:58:00Z">
        <w:r w:rsidRPr="00F7658B">
          <w:rPr>
            <w:rPrChange w:id="1341" w:author="Lauren Darr" w:date="2018-06-24T20:44:00Z">
              <w:rPr/>
            </w:rPrChange>
          </w:rPr>
          <w:t xml:space="preserve">]. For example, </w:t>
        </w:r>
        <w:proofErr w:type="spellStart"/>
        <w:r w:rsidRPr="00F7658B">
          <w:rPr>
            <w:rPrChange w:id="1342" w:author="Lauren Darr" w:date="2018-06-24T20:44:00Z">
              <w:rPr/>
            </w:rPrChange>
          </w:rPr>
          <w:t>PredPol</w:t>
        </w:r>
        <w:proofErr w:type="spellEnd"/>
        <w:r w:rsidRPr="00F7658B">
          <w:rPr>
            <w:rPrChange w:id="1343" w:author="Lauren Darr" w:date="2018-06-24T20:44:00Z">
              <w:rPr/>
            </w:rPrChange>
          </w:rPr>
          <w:t xml:space="preserve"> is proprietary software that uses algorithms to predict where crimes are likely to happen during a shift [</w:t>
        </w:r>
      </w:ins>
      <w:ins w:id="1344" w:author="Lauren Darr" w:date="2018-06-24T20:28:00Z">
        <w:r w:rsidR="00A2214C" w:rsidRPr="00F7658B">
          <w:rPr>
            <w:rPrChange w:id="1345" w:author="Lauren Darr" w:date="2018-06-24T20:44:00Z">
              <w:rPr/>
            </w:rPrChange>
          </w:rPr>
          <w:t>Hvistendahl, 2016</w:t>
        </w:r>
      </w:ins>
      <w:ins w:id="1346" w:author="Lauren Darr" w:date="2018-05-16T14:58:00Z">
        <w:r w:rsidRPr="00F7658B">
          <w:rPr>
            <w:rPrChange w:id="1347" w:author="Lauren Darr" w:date="2018-06-24T20:44:00Z">
              <w:rPr/>
            </w:rPrChange>
          </w:rPr>
          <w:t>]. While forecasting crimes is a highly pertinent application of incident data, it is not a cure-all for understanding and effectively using crime data.</w:t>
        </w:r>
      </w:ins>
    </w:p>
    <w:p w:rsidR="00B7190D" w:rsidRPr="00F7658B" w:rsidRDefault="00B7190D">
      <w:pPr>
        <w:ind w:firstLine="274"/>
        <w:rPr>
          <w:ins w:id="1348" w:author="Lauren Darr" w:date="2018-05-09T12:09:00Z"/>
          <w:rPrChange w:id="1349" w:author="Lauren Darr" w:date="2018-06-24T20:44:00Z">
            <w:rPr>
              <w:ins w:id="1350" w:author="Lauren Darr" w:date="2018-05-09T12:09:00Z"/>
            </w:rPr>
          </w:rPrChange>
        </w:rPr>
        <w:pPrChange w:id="1351" w:author="Lauren Darr" w:date="2018-06-09T17:02:00Z">
          <w:pPr>
            <w:ind w:firstLine="709"/>
          </w:pPr>
        </w:pPrChange>
      </w:pPr>
      <w:ins w:id="1352" w:author="Lauren Darr" w:date="2018-05-09T12:09:00Z">
        <w:r w:rsidRPr="00F7658B">
          <w:rPr>
            <w:rPrChange w:id="1353" w:author="Lauren Darr" w:date="2018-06-24T20:44:00Z">
              <w:rPr/>
            </w:rPrChange>
          </w:rPr>
          <w:lastRenderedPageBreak/>
          <w:t>In 2015, the Police Data Initiative (PDI) was launched per recommendation of President Obama’s Task Force on 21</w:t>
        </w:r>
        <w:r w:rsidRPr="00F7658B">
          <w:rPr>
            <w:vertAlign w:val="superscript"/>
            <w:rPrChange w:id="1354" w:author="Lauren Darr" w:date="2018-06-24T20:44:00Z">
              <w:rPr>
                <w:vertAlign w:val="superscript"/>
              </w:rPr>
            </w:rPrChange>
          </w:rPr>
          <w:t>st</w:t>
        </w:r>
        <w:r w:rsidRPr="00F7658B">
          <w:rPr>
            <w:rPrChange w:id="1355" w:author="Lauren Darr" w:date="2018-06-24T20:44:00Z">
              <w:rPr/>
            </w:rPrChange>
          </w:rPr>
          <w:t xml:space="preserve"> Century Policing</w:t>
        </w:r>
      </w:ins>
      <w:ins w:id="1356" w:author="Lauren Darr" w:date="2018-05-13T10:35:00Z">
        <w:r w:rsidR="00C94A37" w:rsidRPr="00F7658B">
          <w:rPr>
            <w:rStyle w:val="FootnoteReference"/>
            <w:rPrChange w:id="1357" w:author="Lauren Darr" w:date="2018-06-24T20:44:00Z">
              <w:rPr>
                <w:rStyle w:val="FootnoteReference"/>
              </w:rPr>
            </w:rPrChange>
          </w:rPr>
          <w:footnoteReference w:id="3"/>
        </w:r>
      </w:ins>
      <w:ins w:id="1360" w:author="Lauren Darr" w:date="2018-05-09T12:09:00Z">
        <w:r w:rsidRPr="00F7658B">
          <w:rPr>
            <w:rPrChange w:id="1361" w:author="Lauren Darr" w:date="2018-06-24T20:44:00Z">
              <w:rPr/>
            </w:rPrChange>
          </w:rPr>
          <w:t>. The PDI is a collective network of law enforcement agencies, researchers, and technologists already developing and delivering best practices for collecting and publishing public datasets as well as utilizing data and technology for the improvement of policing and community relations. As of March, 2018, there are 130 contributing agencies and over 330 available data sets through the PDI website. The PDI demonstrates and embraces the diversity of law enforcement agencies’ needs and resources with both large and small department participants.</w:t>
        </w:r>
      </w:ins>
      <w:ins w:id="1362" w:author="Lauren Darr" w:date="2018-05-16T15:46:00Z">
        <w:r w:rsidR="00DA2A1B" w:rsidRPr="00F7658B">
          <w:rPr>
            <w:rPrChange w:id="1363" w:author="Lauren Darr" w:date="2018-06-24T20:44:00Z">
              <w:rPr/>
            </w:rPrChange>
          </w:rPr>
          <w:t xml:space="preserve"> </w:t>
        </w:r>
      </w:ins>
    </w:p>
    <w:p w:rsidR="009B1D59" w:rsidRPr="00F7658B" w:rsidRDefault="00B24A85" w:rsidP="003E1437">
      <w:pPr>
        <w:pStyle w:val="heading10"/>
        <w:outlineLvl w:val="0"/>
        <w:rPr>
          <w:rPrChange w:id="1364" w:author="Lauren Darr" w:date="2018-06-24T20:44:00Z">
            <w:rPr/>
          </w:rPrChange>
        </w:rPr>
      </w:pPr>
      <w:ins w:id="1365" w:author="Lauren Darr" w:date="2018-05-16T21:18:00Z">
        <w:r w:rsidRPr="00F7658B">
          <w:rPr>
            <w:rPrChange w:id="1366" w:author="Lauren Darr" w:date="2018-06-24T20:44:00Z">
              <w:rPr/>
            </w:rPrChange>
          </w:rPr>
          <w:t>6</w:t>
        </w:r>
      </w:ins>
      <w:ins w:id="1367" w:author="Lauren Darr" w:date="2018-05-04T12:05:00Z">
        <w:r w:rsidR="004B6218" w:rsidRPr="00F7658B">
          <w:rPr>
            <w:rPrChange w:id="1368" w:author="Lauren Darr" w:date="2018-06-24T20:44:00Z">
              <w:rPr/>
            </w:rPrChange>
          </w:rPr>
          <w:t xml:space="preserve">   Data</w:t>
        </w:r>
      </w:ins>
    </w:p>
    <w:p w:rsidR="00657488" w:rsidRPr="00F7658B" w:rsidDel="00A1766B" w:rsidRDefault="009B1D59" w:rsidP="00657488">
      <w:pPr>
        <w:pStyle w:val="p1a"/>
        <w:rPr>
          <w:del w:id="1369" w:author="Crowder, Michael" w:date="2018-03-14T18:31:00Z"/>
          <w:rPrChange w:id="1370" w:author="Lauren Darr" w:date="2018-06-24T20:44:00Z">
            <w:rPr>
              <w:del w:id="1371" w:author="Crowder, Michael" w:date="2018-03-14T18:31:00Z"/>
            </w:rPr>
          </w:rPrChange>
        </w:rPr>
      </w:pPr>
      <w:del w:id="1372" w:author="Crowder, Michael" w:date="2018-03-14T18:31:00Z">
        <w:r w:rsidRPr="00F7658B" w:rsidDel="00A1766B">
          <w:rPr>
            <w:rPrChange w:id="1373" w:author="Lauren Darr" w:date="2018-06-24T20:44:00Z">
              <w:rPr/>
            </w:rPrChange>
          </w:rPr>
          <w:delText xml:space="preserve">The printing area is 122 mm × 193 mm. The text should be justified to occupy the full line width, so that the right margin is not ragged, with words hyphenated as appropriate. Please fill pages so that the length of </w:delText>
        </w:r>
        <w:r w:rsidR="009F4136" w:rsidRPr="00F7658B" w:rsidDel="00A1766B">
          <w:rPr>
            <w:rPrChange w:id="1374" w:author="Lauren Darr" w:date="2018-06-24T20:44:00Z">
              <w:rPr/>
            </w:rPrChange>
          </w:rPr>
          <w:delText>the text is no less than 180 mm, if possible.</w:delText>
        </w:r>
        <w:r w:rsidR="00657488" w:rsidRPr="00F7658B" w:rsidDel="00A1766B">
          <w:rPr>
            <w:rPrChange w:id="1375" w:author="Lauren Darr" w:date="2018-06-24T20:44:00Z">
              <w:rPr/>
            </w:rPrChange>
          </w:rPr>
          <w:delText xml:space="preserve"> </w:delText>
        </w:r>
      </w:del>
    </w:p>
    <w:p w:rsidR="009F4136" w:rsidRPr="00F7658B" w:rsidDel="00A1766B" w:rsidRDefault="009B1D59" w:rsidP="00657488">
      <w:pPr>
        <w:rPr>
          <w:del w:id="1376" w:author="Crowder, Michael" w:date="2018-03-14T18:31:00Z"/>
          <w:rPrChange w:id="1377" w:author="Lauren Darr" w:date="2018-06-24T20:44:00Z">
            <w:rPr>
              <w:del w:id="1378" w:author="Crowder, Michael" w:date="2018-03-14T18:31:00Z"/>
            </w:rPr>
          </w:rPrChange>
        </w:rPr>
      </w:pPr>
      <w:del w:id="1379" w:author="Crowder, Michael" w:date="2018-03-14T18:31:00Z">
        <w:r w:rsidRPr="00F7658B" w:rsidDel="00A1766B">
          <w:rPr>
            <w:rPrChange w:id="1380" w:author="Lauren Darr" w:date="2018-06-24T20:44:00Z">
              <w:rPr/>
            </w:rPrChange>
          </w:rPr>
          <w:delText xml:space="preserve">Use 10-point type for the name(s) of the author(s) and 9-point type for the address(es) and the abstract. For the main text, please use 10-point type and single-line spacing. We recommend the use of Computer Modern Roman or Times. Italic type may be used to emphasize words in running text. Bold type and underlining should be avoided. </w:delText>
        </w:r>
      </w:del>
    </w:p>
    <w:p w:rsidR="009B1D59" w:rsidRPr="00F7658B" w:rsidDel="00A1766B" w:rsidRDefault="00B069EE" w:rsidP="00657488">
      <w:pPr>
        <w:rPr>
          <w:del w:id="1381" w:author="Crowder, Michael" w:date="2018-03-14T18:31:00Z"/>
          <w:rPrChange w:id="1382" w:author="Lauren Darr" w:date="2018-06-24T20:44:00Z">
            <w:rPr>
              <w:del w:id="1383" w:author="Crowder, Michael" w:date="2018-03-14T18:31:00Z"/>
            </w:rPr>
          </w:rPrChange>
        </w:rPr>
      </w:pPr>
      <w:del w:id="1384" w:author="Crowder, Michael" w:date="2018-03-14T18:31:00Z">
        <w:r w:rsidRPr="00F7658B" w:rsidDel="00A1766B">
          <w:rPr>
            <w:rPrChange w:id="1385" w:author="Lauren Darr" w:date="2018-06-24T20:44:00Z">
              <w:rPr/>
            </w:rPrChange>
          </w:rPr>
          <w:delText>Papers not comply</w:delText>
        </w:r>
        <w:r w:rsidR="009B1D59" w:rsidRPr="00F7658B" w:rsidDel="00A1766B">
          <w:rPr>
            <w:rPrChange w:id="1386" w:author="Lauren Darr" w:date="2018-06-24T20:44:00Z">
              <w:rPr/>
            </w:rPrChange>
          </w:rPr>
          <w:delText>ing with the LNCS style will be reformatted. This can lead to an increase in the overall number of pages. We would therefore urge you not to squash your paper.</w:delText>
        </w:r>
      </w:del>
    </w:p>
    <w:p w:rsidR="00657488" w:rsidRPr="00F7658B" w:rsidDel="00A1766B" w:rsidRDefault="009B1D59" w:rsidP="00657488">
      <w:pPr>
        <w:pStyle w:val="heading30"/>
        <w:rPr>
          <w:del w:id="1387" w:author="Crowder, Michael" w:date="2018-03-14T18:31:00Z"/>
          <w:b w:val="0"/>
          <w:rPrChange w:id="1388" w:author="Lauren Darr" w:date="2018-06-24T20:44:00Z">
            <w:rPr>
              <w:del w:id="1389" w:author="Crowder, Michael" w:date="2018-03-14T18:31:00Z"/>
              <w:b w:val="0"/>
            </w:rPr>
          </w:rPrChange>
        </w:rPr>
      </w:pPr>
      <w:del w:id="1390" w:author="Crowder, Michael" w:date="2018-03-14T18:31:00Z">
        <w:r w:rsidRPr="00F7658B" w:rsidDel="00A1766B">
          <w:rPr>
            <w:rPrChange w:id="1391" w:author="Lauren Darr" w:date="2018-06-24T20:44:00Z">
              <w:rPr/>
            </w:rPrChange>
          </w:rPr>
          <w:delText>Headings.</w:delText>
        </w:r>
        <w:r w:rsidRPr="00F7658B" w:rsidDel="00A1766B">
          <w:rPr>
            <w:sz w:val="18"/>
            <w:szCs w:val="18"/>
            <w:rPrChange w:id="1392" w:author="Lauren Darr" w:date="2018-06-24T20:44:00Z">
              <w:rPr>
                <w:sz w:val="18"/>
                <w:szCs w:val="18"/>
              </w:rPr>
            </w:rPrChange>
          </w:rPr>
          <w:delText xml:space="preserve"> </w:delText>
        </w:r>
        <w:r w:rsidRPr="00F7658B" w:rsidDel="00A1766B">
          <w:rPr>
            <w:b w:val="0"/>
            <w:rPrChange w:id="1393" w:author="Lauren Darr" w:date="2018-06-24T20:44:00Z">
              <w:rPr>
                <w:b w:val="0"/>
              </w:rPr>
            </w:rPrChange>
          </w:rPr>
          <w:delText xml:space="preserve">Headings should be capitalized (i.e., nouns, verbs, and all other words except articles, prepositions, and conjunctions should be set with an initial capital) and should, with the exception of the title, be aligned to the left. Words joined by a hyphen are subject to a special rule. If the first word can stand alone, the second word should be capitalized. The font sizes are given in Table 1. </w:delText>
        </w:r>
        <w:r w:rsidR="00657488" w:rsidRPr="00F7658B" w:rsidDel="00A1766B">
          <w:rPr>
            <w:b w:val="0"/>
            <w:rPrChange w:id="1394" w:author="Lauren Darr" w:date="2018-06-24T20:44:00Z">
              <w:rPr>
                <w:b w:val="0"/>
              </w:rPr>
            </w:rPrChange>
          </w:rPr>
          <w:delText xml:space="preserve"> </w:delText>
        </w:r>
      </w:del>
    </w:p>
    <w:p w:rsidR="009B1D59" w:rsidRPr="00F7658B" w:rsidDel="00A1766B" w:rsidRDefault="009B1D59" w:rsidP="00657488">
      <w:pPr>
        <w:rPr>
          <w:del w:id="1395" w:author="Crowder, Michael" w:date="2018-03-14T18:31:00Z"/>
          <w:rPrChange w:id="1396" w:author="Lauren Darr" w:date="2018-06-24T20:44:00Z">
            <w:rPr>
              <w:del w:id="1397" w:author="Crowder, Michael" w:date="2018-03-14T18:31:00Z"/>
            </w:rPr>
          </w:rPrChange>
        </w:rPr>
      </w:pPr>
      <w:del w:id="1398" w:author="Crowder, Michael" w:date="2018-03-14T18:31:00Z">
        <w:r w:rsidRPr="00F7658B" w:rsidDel="00A1766B">
          <w:rPr>
            <w:rPrChange w:id="1399" w:author="Lauren Darr" w:date="2018-06-24T20:44:00Z">
              <w:rPr/>
            </w:rPrChange>
          </w:rPr>
          <w:delText xml:space="preserve">Here are some examples of headings: "Criteria to Disprove Context-Freeness of Collage Languages", "On Correcting the Intrusion of Tracing Non-deterministic Programs by Software", "A User-Friendly and Extendable Data Distribution System", "Multi-flip Networks: Parallelizing GenSAT", "Self-determinations of Man". </w:delText>
        </w:r>
      </w:del>
    </w:p>
    <w:p w:rsidR="001D3036" w:rsidRPr="00F7658B" w:rsidDel="00A1766B" w:rsidRDefault="001D3036" w:rsidP="001D3036">
      <w:pPr>
        <w:pStyle w:val="tabletitle"/>
        <w:spacing w:after="240"/>
        <w:rPr>
          <w:del w:id="1400" w:author="Crowder, Michael" w:date="2018-03-14T18:31:00Z"/>
          <w:lang w:val="en-GB"/>
          <w:rPrChange w:id="1401" w:author="Lauren Darr" w:date="2018-06-24T20:44:00Z">
            <w:rPr>
              <w:del w:id="1402" w:author="Crowder, Michael" w:date="2018-03-14T18:31:00Z"/>
              <w:lang w:val="en-GB"/>
            </w:rPr>
          </w:rPrChange>
        </w:rPr>
      </w:pPr>
      <w:del w:id="1403" w:author="Crowder, Michael" w:date="2018-03-14T18:31:00Z">
        <w:r w:rsidRPr="00F7658B" w:rsidDel="00A1766B">
          <w:rPr>
            <w:b/>
            <w:lang w:val="en-GB"/>
            <w:rPrChange w:id="1404" w:author="Lauren Darr" w:date="2018-06-24T20:44:00Z">
              <w:rPr>
                <w:b/>
                <w:lang w:val="en-GB"/>
              </w:rPr>
            </w:rPrChange>
          </w:rPr>
          <w:delText xml:space="preserve">Table </w:delText>
        </w:r>
        <w:r w:rsidRPr="00F7658B" w:rsidDel="00A1766B">
          <w:rPr>
            <w:b/>
            <w:rPrChange w:id="1405" w:author="Lauren Darr" w:date="2018-06-24T20:44:00Z">
              <w:rPr>
                <w:b/>
              </w:rPr>
            </w:rPrChange>
          </w:rPr>
          <w:fldChar w:fldCharType="begin"/>
        </w:r>
        <w:r w:rsidRPr="00F7658B" w:rsidDel="00A1766B">
          <w:rPr>
            <w:b/>
            <w:lang w:val="en-GB"/>
            <w:rPrChange w:id="1406" w:author="Lauren Darr" w:date="2018-06-24T20:44:00Z">
              <w:rPr>
                <w:b/>
                <w:lang w:val="en-GB"/>
              </w:rPr>
            </w:rPrChange>
          </w:rPr>
          <w:delInstrText xml:space="preserve"> SEQ Table \n </w:delInstrText>
        </w:r>
        <w:r w:rsidRPr="00F7658B" w:rsidDel="00A1766B">
          <w:rPr>
            <w:b/>
            <w:rPrChange w:id="1407" w:author="Lauren Darr" w:date="2018-06-24T20:44:00Z">
              <w:rPr>
                <w:b/>
              </w:rPr>
            </w:rPrChange>
          </w:rPr>
          <w:fldChar w:fldCharType="separate"/>
        </w:r>
        <w:r w:rsidR="00A82AC2" w:rsidRPr="00F7658B" w:rsidDel="00A1766B">
          <w:rPr>
            <w:b/>
            <w:noProof/>
            <w:lang w:val="en-GB"/>
            <w:rPrChange w:id="1408" w:author="Lauren Darr" w:date="2018-06-24T20:44:00Z">
              <w:rPr>
                <w:b/>
                <w:noProof/>
                <w:lang w:val="en-GB"/>
              </w:rPr>
            </w:rPrChange>
          </w:rPr>
          <w:delText>1</w:delText>
        </w:r>
        <w:r w:rsidRPr="00F7658B" w:rsidDel="00A1766B">
          <w:rPr>
            <w:b/>
            <w:rPrChange w:id="1409" w:author="Lauren Darr" w:date="2018-06-24T20:44:00Z">
              <w:rPr>
                <w:b/>
              </w:rPr>
            </w:rPrChange>
          </w:rPr>
          <w:fldChar w:fldCharType="end"/>
        </w:r>
        <w:r w:rsidRPr="00F7658B" w:rsidDel="00A1766B">
          <w:rPr>
            <w:b/>
            <w:lang w:val="en-GB"/>
            <w:rPrChange w:id="1410" w:author="Lauren Darr" w:date="2018-06-24T20:44:00Z">
              <w:rPr>
                <w:b/>
                <w:lang w:val="en-GB"/>
              </w:rPr>
            </w:rPrChange>
          </w:rPr>
          <w:delText>.</w:delText>
        </w:r>
        <w:r w:rsidRPr="00F7658B" w:rsidDel="00A1766B">
          <w:rPr>
            <w:lang w:val="en-GB"/>
            <w:rPrChange w:id="1411" w:author="Lauren Darr" w:date="2018-06-24T20:44:00Z">
              <w:rPr>
                <w:lang w:val="en-GB"/>
              </w:rPr>
            </w:rPrChange>
          </w:rPr>
          <w:delText xml:space="preserve">  </w:delText>
        </w:r>
        <w:r w:rsidRPr="00F7658B" w:rsidDel="00A1766B">
          <w:rPr>
            <w:szCs w:val="18"/>
            <w:lang w:val="en-US"/>
            <w:rPrChange w:id="1412" w:author="Lauren Darr" w:date="2018-06-24T20:44:00Z">
              <w:rPr>
                <w:szCs w:val="18"/>
                <w:lang w:val="en-US"/>
              </w:rPr>
            </w:rPrChange>
          </w:rPr>
          <w:delText xml:space="preserve">Font sizes of headings. Table captions should always be positioned </w:delText>
        </w:r>
        <w:r w:rsidRPr="00F7658B" w:rsidDel="00A1766B">
          <w:rPr>
            <w:i/>
            <w:szCs w:val="18"/>
            <w:lang w:val="en-US"/>
            <w:rPrChange w:id="1413" w:author="Lauren Darr" w:date="2018-06-24T20:44:00Z">
              <w:rPr>
                <w:i/>
                <w:szCs w:val="18"/>
                <w:lang w:val="en-US"/>
              </w:rPr>
            </w:rPrChange>
          </w:rPr>
          <w:delText>above</w:delText>
        </w:r>
        <w:r w:rsidRPr="00F7658B" w:rsidDel="00A1766B">
          <w:rPr>
            <w:szCs w:val="18"/>
            <w:lang w:val="en-US"/>
            <w:rPrChange w:id="1414" w:author="Lauren Darr" w:date="2018-06-24T20:44:00Z">
              <w:rPr>
                <w:szCs w:val="18"/>
                <w:lang w:val="en-US"/>
              </w:rPr>
            </w:rPrChange>
          </w:rPr>
          <w:delText xml:space="preserve"> the tables.</w:delText>
        </w:r>
        <w:r w:rsidRPr="00F7658B" w:rsidDel="00A1766B">
          <w:rPr>
            <w:sz w:val="16"/>
            <w:szCs w:val="16"/>
            <w:lang w:val="en-US"/>
            <w:rPrChange w:id="1415" w:author="Lauren Darr" w:date="2018-06-24T20:44:00Z">
              <w:rPr>
                <w:sz w:val="16"/>
                <w:szCs w:val="16"/>
                <w:lang w:val="en-US"/>
              </w:rPr>
            </w:rPrChange>
          </w:rPr>
          <w:delText xml:space="preserve"> </w:delText>
        </w:r>
      </w:del>
    </w:p>
    <w:tbl>
      <w:tblPr>
        <w:tblW w:w="0" w:type="auto"/>
        <w:jc w:val="center"/>
        <w:tblLayout w:type="fixed"/>
        <w:tblCellMar>
          <w:left w:w="70" w:type="dxa"/>
          <w:right w:w="70" w:type="dxa"/>
        </w:tblCellMar>
        <w:tblLook w:val="0000" w:firstRow="0" w:lastRow="0" w:firstColumn="0" w:lastColumn="0" w:noHBand="0" w:noVBand="0"/>
      </w:tblPr>
      <w:tblGrid>
        <w:gridCol w:w="1664"/>
        <w:gridCol w:w="2444"/>
        <w:gridCol w:w="1724"/>
      </w:tblGrid>
      <w:tr w:rsidR="001D3036" w:rsidRPr="00F7658B" w:rsidDel="00A1766B">
        <w:trPr>
          <w:jc w:val="center"/>
          <w:del w:id="1416" w:author="Crowder, Michael" w:date="2018-03-14T18:31:00Z"/>
        </w:trPr>
        <w:tc>
          <w:tcPr>
            <w:tcW w:w="1664" w:type="dxa"/>
            <w:tcBorders>
              <w:top w:val="single" w:sz="12" w:space="0" w:color="000000"/>
              <w:bottom w:val="single" w:sz="6" w:space="0" w:color="000000"/>
            </w:tcBorders>
          </w:tcPr>
          <w:p w:rsidR="001D3036" w:rsidRPr="00F7658B" w:rsidDel="00A1766B" w:rsidRDefault="001D3036" w:rsidP="007309D0">
            <w:pPr>
              <w:ind w:firstLine="0"/>
              <w:rPr>
                <w:del w:id="1417" w:author="Crowder, Michael" w:date="2018-03-14T18:31:00Z"/>
                <w:sz w:val="18"/>
                <w:szCs w:val="18"/>
                <w:rPrChange w:id="1418" w:author="Lauren Darr" w:date="2018-06-24T20:44:00Z">
                  <w:rPr>
                    <w:del w:id="1419" w:author="Crowder, Michael" w:date="2018-03-14T18:31:00Z"/>
                    <w:sz w:val="18"/>
                    <w:szCs w:val="18"/>
                  </w:rPr>
                </w:rPrChange>
              </w:rPr>
            </w:pPr>
            <w:del w:id="1420" w:author="Crowder, Michael" w:date="2018-03-14T18:31:00Z">
              <w:r w:rsidRPr="00F7658B" w:rsidDel="00A1766B">
                <w:rPr>
                  <w:sz w:val="18"/>
                  <w:szCs w:val="18"/>
                  <w:rPrChange w:id="1421" w:author="Lauren Darr" w:date="2018-06-24T20:44:00Z">
                    <w:rPr>
                      <w:sz w:val="18"/>
                      <w:szCs w:val="18"/>
                    </w:rPr>
                  </w:rPrChange>
                </w:rPr>
                <w:delText>Heading level</w:delText>
              </w:r>
            </w:del>
          </w:p>
        </w:tc>
        <w:tc>
          <w:tcPr>
            <w:tcW w:w="2444" w:type="dxa"/>
            <w:tcBorders>
              <w:top w:val="single" w:sz="12" w:space="0" w:color="000000"/>
              <w:bottom w:val="single" w:sz="6" w:space="0" w:color="000000"/>
            </w:tcBorders>
          </w:tcPr>
          <w:p w:rsidR="001D3036" w:rsidRPr="00F7658B" w:rsidDel="00A1766B" w:rsidRDefault="001D3036" w:rsidP="007309D0">
            <w:pPr>
              <w:ind w:firstLine="0"/>
              <w:rPr>
                <w:del w:id="1422" w:author="Crowder, Michael" w:date="2018-03-14T18:31:00Z"/>
                <w:sz w:val="18"/>
                <w:szCs w:val="18"/>
                <w:rPrChange w:id="1423" w:author="Lauren Darr" w:date="2018-06-24T20:44:00Z">
                  <w:rPr>
                    <w:del w:id="1424" w:author="Crowder, Michael" w:date="2018-03-14T18:31:00Z"/>
                    <w:sz w:val="18"/>
                    <w:szCs w:val="18"/>
                  </w:rPr>
                </w:rPrChange>
              </w:rPr>
            </w:pPr>
            <w:del w:id="1425" w:author="Crowder, Michael" w:date="2018-03-14T18:31:00Z">
              <w:r w:rsidRPr="00F7658B" w:rsidDel="00A1766B">
                <w:rPr>
                  <w:sz w:val="18"/>
                  <w:szCs w:val="18"/>
                  <w:rPrChange w:id="1426" w:author="Lauren Darr" w:date="2018-06-24T20:44:00Z">
                    <w:rPr>
                      <w:sz w:val="18"/>
                      <w:szCs w:val="18"/>
                    </w:rPr>
                  </w:rPrChange>
                </w:rPr>
                <w:delText>Example</w:delText>
              </w:r>
            </w:del>
          </w:p>
        </w:tc>
        <w:tc>
          <w:tcPr>
            <w:tcW w:w="1724" w:type="dxa"/>
            <w:tcBorders>
              <w:top w:val="single" w:sz="12" w:space="0" w:color="000000"/>
              <w:bottom w:val="single" w:sz="6" w:space="0" w:color="000000"/>
            </w:tcBorders>
          </w:tcPr>
          <w:p w:rsidR="001D3036" w:rsidRPr="00F7658B" w:rsidDel="00A1766B" w:rsidRDefault="001D3036" w:rsidP="007309D0">
            <w:pPr>
              <w:ind w:firstLine="0"/>
              <w:rPr>
                <w:del w:id="1427" w:author="Crowder, Michael" w:date="2018-03-14T18:31:00Z"/>
                <w:sz w:val="18"/>
                <w:szCs w:val="18"/>
                <w:rPrChange w:id="1428" w:author="Lauren Darr" w:date="2018-06-24T20:44:00Z">
                  <w:rPr>
                    <w:del w:id="1429" w:author="Crowder, Michael" w:date="2018-03-14T18:31:00Z"/>
                    <w:sz w:val="18"/>
                    <w:szCs w:val="18"/>
                  </w:rPr>
                </w:rPrChange>
              </w:rPr>
            </w:pPr>
            <w:del w:id="1430" w:author="Crowder, Michael" w:date="2018-03-14T18:31:00Z">
              <w:r w:rsidRPr="00F7658B" w:rsidDel="00A1766B">
                <w:rPr>
                  <w:sz w:val="18"/>
                  <w:szCs w:val="18"/>
                  <w:rPrChange w:id="1431" w:author="Lauren Darr" w:date="2018-06-24T20:44:00Z">
                    <w:rPr>
                      <w:sz w:val="18"/>
                      <w:szCs w:val="18"/>
                    </w:rPr>
                  </w:rPrChange>
                </w:rPr>
                <w:delText>Font size and style</w:delText>
              </w:r>
            </w:del>
          </w:p>
        </w:tc>
      </w:tr>
      <w:tr w:rsidR="001D3036" w:rsidRPr="00F7658B" w:rsidDel="00A1766B">
        <w:trPr>
          <w:jc w:val="center"/>
          <w:del w:id="1432" w:author="Crowder, Michael" w:date="2018-03-14T18:31:00Z"/>
        </w:trPr>
        <w:tc>
          <w:tcPr>
            <w:tcW w:w="1664" w:type="dxa"/>
          </w:tcPr>
          <w:p w:rsidR="001D3036" w:rsidRPr="00F7658B" w:rsidDel="00A1766B" w:rsidRDefault="001D3036" w:rsidP="007309D0">
            <w:pPr>
              <w:ind w:firstLine="0"/>
              <w:rPr>
                <w:del w:id="1433" w:author="Crowder, Michael" w:date="2018-03-14T18:31:00Z"/>
                <w:sz w:val="18"/>
                <w:szCs w:val="18"/>
                <w:rPrChange w:id="1434" w:author="Lauren Darr" w:date="2018-06-24T20:44:00Z">
                  <w:rPr>
                    <w:del w:id="1435" w:author="Crowder, Michael" w:date="2018-03-14T18:31:00Z"/>
                    <w:sz w:val="18"/>
                    <w:szCs w:val="18"/>
                  </w:rPr>
                </w:rPrChange>
              </w:rPr>
            </w:pPr>
            <w:del w:id="1436" w:author="Crowder, Michael" w:date="2018-03-14T18:31:00Z">
              <w:r w:rsidRPr="00F7658B" w:rsidDel="00A1766B">
                <w:rPr>
                  <w:sz w:val="18"/>
                  <w:szCs w:val="18"/>
                  <w:rPrChange w:id="1437" w:author="Lauren Darr" w:date="2018-06-24T20:44:00Z">
                    <w:rPr>
                      <w:sz w:val="18"/>
                      <w:szCs w:val="18"/>
                    </w:rPr>
                  </w:rPrChange>
                </w:rPr>
                <w:delText>Title (centered)</w:delText>
              </w:r>
            </w:del>
          </w:p>
        </w:tc>
        <w:tc>
          <w:tcPr>
            <w:tcW w:w="2444" w:type="dxa"/>
          </w:tcPr>
          <w:p w:rsidR="001D3036" w:rsidRPr="00F7658B" w:rsidDel="00A1766B" w:rsidRDefault="001D3036" w:rsidP="007309D0">
            <w:pPr>
              <w:ind w:firstLine="0"/>
              <w:rPr>
                <w:del w:id="1438" w:author="Crowder, Michael" w:date="2018-03-14T18:31:00Z"/>
                <w:sz w:val="18"/>
                <w:szCs w:val="18"/>
                <w:rPrChange w:id="1439" w:author="Lauren Darr" w:date="2018-06-24T20:44:00Z">
                  <w:rPr>
                    <w:del w:id="1440" w:author="Crowder, Michael" w:date="2018-03-14T18:31:00Z"/>
                    <w:sz w:val="18"/>
                    <w:szCs w:val="18"/>
                  </w:rPr>
                </w:rPrChange>
              </w:rPr>
            </w:pPr>
            <w:del w:id="1441" w:author="Crowder, Michael" w:date="2018-03-14T18:31:00Z">
              <w:r w:rsidRPr="00F7658B" w:rsidDel="00A1766B">
                <w:rPr>
                  <w:b/>
                  <w:sz w:val="25"/>
                  <w:szCs w:val="25"/>
                  <w:rPrChange w:id="1442" w:author="Lauren Darr" w:date="2018-06-24T20:44:00Z">
                    <w:rPr>
                      <w:b/>
                      <w:sz w:val="25"/>
                      <w:szCs w:val="25"/>
                    </w:rPr>
                  </w:rPrChange>
                </w:rPr>
                <w:delText>Lecture Notes …</w:delText>
              </w:r>
            </w:del>
          </w:p>
        </w:tc>
        <w:tc>
          <w:tcPr>
            <w:tcW w:w="1724" w:type="dxa"/>
          </w:tcPr>
          <w:p w:rsidR="001D3036" w:rsidRPr="00F7658B" w:rsidDel="00A1766B" w:rsidRDefault="001D3036" w:rsidP="007309D0">
            <w:pPr>
              <w:ind w:firstLine="0"/>
              <w:rPr>
                <w:del w:id="1443" w:author="Crowder, Michael" w:date="2018-03-14T18:31:00Z"/>
                <w:sz w:val="18"/>
                <w:szCs w:val="18"/>
                <w:rPrChange w:id="1444" w:author="Lauren Darr" w:date="2018-06-24T20:44:00Z">
                  <w:rPr>
                    <w:del w:id="1445" w:author="Crowder, Michael" w:date="2018-03-14T18:31:00Z"/>
                    <w:sz w:val="18"/>
                    <w:szCs w:val="18"/>
                  </w:rPr>
                </w:rPrChange>
              </w:rPr>
            </w:pPr>
            <w:del w:id="1446" w:author="Crowder, Michael" w:date="2018-03-14T18:31:00Z">
              <w:r w:rsidRPr="00F7658B" w:rsidDel="00A1766B">
                <w:rPr>
                  <w:sz w:val="18"/>
                  <w:szCs w:val="18"/>
                  <w:rPrChange w:id="1447" w:author="Lauren Darr" w:date="2018-06-24T20:44:00Z">
                    <w:rPr>
                      <w:sz w:val="18"/>
                      <w:szCs w:val="18"/>
                    </w:rPr>
                  </w:rPrChange>
                </w:rPr>
                <w:delText>14 point, bold</w:delText>
              </w:r>
            </w:del>
          </w:p>
        </w:tc>
      </w:tr>
      <w:tr w:rsidR="001D3036" w:rsidRPr="00F7658B" w:rsidDel="00A1766B">
        <w:trPr>
          <w:jc w:val="center"/>
          <w:del w:id="1448" w:author="Crowder, Michael" w:date="2018-03-14T18:31:00Z"/>
        </w:trPr>
        <w:tc>
          <w:tcPr>
            <w:tcW w:w="1664" w:type="dxa"/>
          </w:tcPr>
          <w:p w:rsidR="001D3036" w:rsidRPr="00F7658B" w:rsidDel="00A1766B" w:rsidRDefault="001D3036" w:rsidP="007309D0">
            <w:pPr>
              <w:ind w:firstLine="0"/>
              <w:rPr>
                <w:del w:id="1449" w:author="Crowder, Michael" w:date="2018-03-14T18:31:00Z"/>
                <w:sz w:val="18"/>
                <w:szCs w:val="18"/>
                <w:rPrChange w:id="1450" w:author="Lauren Darr" w:date="2018-06-24T20:44:00Z">
                  <w:rPr>
                    <w:del w:id="1451" w:author="Crowder, Michael" w:date="2018-03-14T18:31:00Z"/>
                    <w:sz w:val="18"/>
                    <w:szCs w:val="18"/>
                  </w:rPr>
                </w:rPrChange>
              </w:rPr>
            </w:pPr>
            <w:del w:id="1452" w:author="Crowder, Michael" w:date="2018-03-14T18:31:00Z">
              <w:r w:rsidRPr="00F7658B" w:rsidDel="00A1766B">
                <w:rPr>
                  <w:sz w:val="18"/>
                  <w:szCs w:val="18"/>
                  <w:rPrChange w:id="1453" w:author="Lauren Darr" w:date="2018-06-24T20:44:00Z">
                    <w:rPr>
                      <w:sz w:val="18"/>
                      <w:szCs w:val="18"/>
                    </w:rPr>
                  </w:rPrChange>
                </w:rPr>
                <w:delText>1</w:delText>
              </w:r>
              <w:r w:rsidRPr="00F7658B" w:rsidDel="00A1766B">
                <w:rPr>
                  <w:sz w:val="18"/>
                  <w:szCs w:val="18"/>
                  <w:vertAlign w:val="superscript"/>
                  <w:rPrChange w:id="1454" w:author="Lauren Darr" w:date="2018-06-24T20:44:00Z">
                    <w:rPr>
                      <w:sz w:val="18"/>
                      <w:szCs w:val="18"/>
                      <w:vertAlign w:val="superscript"/>
                    </w:rPr>
                  </w:rPrChange>
                </w:rPr>
                <w:delText>st</w:delText>
              </w:r>
              <w:r w:rsidRPr="00F7658B" w:rsidDel="00A1766B">
                <w:rPr>
                  <w:sz w:val="18"/>
                  <w:szCs w:val="18"/>
                  <w:rPrChange w:id="1455" w:author="Lauren Darr" w:date="2018-06-24T20:44:00Z">
                    <w:rPr>
                      <w:sz w:val="18"/>
                      <w:szCs w:val="18"/>
                    </w:rPr>
                  </w:rPrChange>
                </w:rPr>
                <w:delText>-level heading</w:delText>
              </w:r>
            </w:del>
          </w:p>
        </w:tc>
        <w:tc>
          <w:tcPr>
            <w:tcW w:w="2444" w:type="dxa"/>
          </w:tcPr>
          <w:p w:rsidR="001D3036" w:rsidRPr="00F7658B" w:rsidDel="00A1766B" w:rsidRDefault="001D3036" w:rsidP="007309D0">
            <w:pPr>
              <w:ind w:firstLine="0"/>
              <w:rPr>
                <w:del w:id="1456" w:author="Crowder, Michael" w:date="2018-03-14T18:31:00Z"/>
                <w:sz w:val="18"/>
                <w:szCs w:val="18"/>
                <w:rPrChange w:id="1457" w:author="Lauren Darr" w:date="2018-06-24T20:44:00Z">
                  <w:rPr>
                    <w:del w:id="1458" w:author="Crowder, Michael" w:date="2018-03-14T18:31:00Z"/>
                    <w:sz w:val="18"/>
                    <w:szCs w:val="18"/>
                  </w:rPr>
                </w:rPrChange>
              </w:rPr>
            </w:pPr>
            <w:del w:id="1459" w:author="Crowder, Michael" w:date="2018-03-14T18:31:00Z">
              <w:r w:rsidRPr="00F7658B" w:rsidDel="00A1766B">
                <w:rPr>
                  <w:b/>
                  <w:sz w:val="21"/>
                  <w:szCs w:val="21"/>
                  <w:rPrChange w:id="1460" w:author="Lauren Darr" w:date="2018-06-24T20:44:00Z">
                    <w:rPr>
                      <w:b/>
                      <w:sz w:val="21"/>
                      <w:szCs w:val="21"/>
                    </w:rPr>
                  </w:rPrChange>
                </w:rPr>
                <w:delText>1 Introduction</w:delText>
              </w:r>
            </w:del>
          </w:p>
        </w:tc>
        <w:tc>
          <w:tcPr>
            <w:tcW w:w="1724" w:type="dxa"/>
          </w:tcPr>
          <w:p w:rsidR="001D3036" w:rsidRPr="00F7658B" w:rsidDel="00A1766B" w:rsidRDefault="001D3036" w:rsidP="007309D0">
            <w:pPr>
              <w:ind w:firstLine="0"/>
              <w:rPr>
                <w:del w:id="1461" w:author="Crowder, Michael" w:date="2018-03-14T18:31:00Z"/>
                <w:sz w:val="18"/>
                <w:szCs w:val="18"/>
                <w:rPrChange w:id="1462" w:author="Lauren Darr" w:date="2018-06-24T20:44:00Z">
                  <w:rPr>
                    <w:del w:id="1463" w:author="Crowder, Michael" w:date="2018-03-14T18:31:00Z"/>
                    <w:sz w:val="18"/>
                    <w:szCs w:val="18"/>
                  </w:rPr>
                </w:rPrChange>
              </w:rPr>
            </w:pPr>
            <w:del w:id="1464" w:author="Crowder, Michael" w:date="2018-03-14T18:31:00Z">
              <w:r w:rsidRPr="00F7658B" w:rsidDel="00A1766B">
                <w:rPr>
                  <w:sz w:val="18"/>
                  <w:szCs w:val="18"/>
                  <w:rPrChange w:id="1465" w:author="Lauren Darr" w:date="2018-06-24T20:44:00Z">
                    <w:rPr>
                      <w:sz w:val="18"/>
                      <w:szCs w:val="18"/>
                    </w:rPr>
                  </w:rPrChange>
                </w:rPr>
                <w:delText>12 point, bold</w:delText>
              </w:r>
            </w:del>
          </w:p>
        </w:tc>
      </w:tr>
      <w:tr w:rsidR="001D3036" w:rsidRPr="00F7658B" w:rsidDel="00A1766B">
        <w:trPr>
          <w:jc w:val="center"/>
          <w:del w:id="1466" w:author="Crowder, Michael" w:date="2018-03-14T18:31:00Z"/>
        </w:trPr>
        <w:tc>
          <w:tcPr>
            <w:tcW w:w="1664" w:type="dxa"/>
          </w:tcPr>
          <w:p w:rsidR="001D3036" w:rsidRPr="00F7658B" w:rsidDel="00A1766B" w:rsidRDefault="001D3036" w:rsidP="007309D0">
            <w:pPr>
              <w:ind w:firstLine="0"/>
              <w:rPr>
                <w:del w:id="1467" w:author="Crowder, Michael" w:date="2018-03-14T18:31:00Z"/>
                <w:sz w:val="18"/>
                <w:szCs w:val="18"/>
                <w:rPrChange w:id="1468" w:author="Lauren Darr" w:date="2018-06-24T20:44:00Z">
                  <w:rPr>
                    <w:del w:id="1469" w:author="Crowder, Michael" w:date="2018-03-14T18:31:00Z"/>
                    <w:sz w:val="18"/>
                    <w:szCs w:val="18"/>
                  </w:rPr>
                </w:rPrChange>
              </w:rPr>
            </w:pPr>
            <w:del w:id="1470" w:author="Crowder, Michael" w:date="2018-03-14T18:31:00Z">
              <w:r w:rsidRPr="00F7658B" w:rsidDel="00A1766B">
                <w:rPr>
                  <w:sz w:val="18"/>
                  <w:szCs w:val="18"/>
                  <w:rPrChange w:id="1471" w:author="Lauren Darr" w:date="2018-06-24T20:44:00Z">
                    <w:rPr>
                      <w:sz w:val="18"/>
                      <w:szCs w:val="18"/>
                    </w:rPr>
                  </w:rPrChange>
                </w:rPr>
                <w:delText>2</w:delText>
              </w:r>
              <w:r w:rsidRPr="00F7658B" w:rsidDel="00A1766B">
                <w:rPr>
                  <w:sz w:val="18"/>
                  <w:szCs w:val="18"/>
                  <w:vertAlign w:val="superscript"/>
                  <w:rPrChange w:id="1472" w:author="Lauren Darr" w:date="2018-06-24T20:44:00Z">
                    <w:rPr>
                      <w:sz w:val="18"/>
                      <w:szCs w:val="18"/>
                      <w:vertAlign w:val="superscript"/>
                    </w:rPr>
                  </w:rPrChange>
                </w:rPr>
                <w:delText>nd</w:delText>
              </w:r>
              <w:r w:rsidRPr="00F7658B" w:rsidDel="00A1766B">
                <w:rPr>
                  <w:sz w:val="18"/>
                  <w:szCs w:val="18"/>
                  <w:rPrChange w:id="1473" w:author="Lauren Darr" w:date="2018-06-24T20:44:00Z">
                    <w:rPr>
                      <w:sz w:val="18"/>
                      <w:szCs w:val="18"/>
                    </w:rPr>
                  </w:rPrChange>
                </w:rPr>
                <w:delText>-level heading</w:delText>
              </w:r>
            </w:del>
          </w:p>
        </w:tc>
        <w:tc>
          <w:tcPr>
            <w:tcW w:w="2444" w:type="dxa"/>
          </w:tcPr>
          <w:p w:rsidR="001D3036" w:rsidRPr="00F7658B" w:rsidDel="00A1766B" w:rsidRDefault="001D3036" w:rsidP="007309D0">
            <w:pPr>
              <w:ind w:firstLine="0"/>
              <w:rPr>
                <w:del w:id="1474" w:author="Crowder, Michael" w:date="2018-03-14T18:31:00Z"/>
                <w:sz w:val="18"/>
                <w:szCs w:val="18"/>
                <w:rPrChange w:id="1475" w:author="Lauren Darr" w:date="2018-06-24T20:44:00Z">
                  <w:rPr>
                    <w:del w:id="1476" w:author="Crowder, Michael" w:date="2018-03-14T18:31:00Z"/>
                    <w:sz w:val="18"/>
                    <w:szCs w:val="18"/>
                  </w:rPr>
                </w:rPrChange>
              </w:rPr>
            </w:pPr>
            <w:del w:id="1477" w:author="Crowder, Michael" w:date="2018-03-14T18:31:00Z">
              <w:r w:rsidRPr="00F7658B" w:rsidDel="00A1766B">
                <w:rPr>
                  <w:b/>
                  <w:sz w:val="18"/>
                  <w:szCs w:val="18"/>
                  <w:rPrChange w:id="1478" w:author="Lauren Darr" w:date="2018-06-24T20:44:00Z">
                    <w:rPr>
                      <w:b/>
                      <w:sz w:val="18"/>
                      <w:szCs w:val="18"/>
                    </w:rPr>
                  </w:rPrChange>
                </w:rPr>
                <w:delText>2.1 Printing Area</w:delText>
              </w:r>
            </w:del>
          </w:p>
        </w:tc>
        <w:tc>
          <w:tcPr>
            <w:tcW w:w="1724" w:type="dxa"/>
          </w:tcPr>
          <w:p w:rsidR="001D3036" w:rsidRPr="00F7658B" w:rsidDel="00A1766B" w:rsidRDefault="001D3036" w:rsidP="007309D0">
            <w:pPr>
              <w:ind w:firstLine="0"/>
              <w:rPr>
                <w:del w:id="1479" w:author="Crowder, Michael" w:date="2018-03-14T18:31:00Z"/>
                <w:sz w:val="18"/>
                <w:szCs w:val="18"/>
                <w:rPrChange w:id="1480" w:author="Lauren Darr" w:date="2018-06-24T20:44:00Z">
                  <w:rPr>
                    <w:del w:id="1481" w:author="Crowder, Michael" w:date="2018-03-14T18:31:00Z"/>
                    <w:sz w:val="18"/>
                    <w:szCs w:val="18"/>
                  </w:rPr>
                </w:rPrChange>
              </w:rPr>
            </w:pPr>
            <w:del w:id="1482" w:author="Crowder, Michael" w:date="2018-03-14T18:31:00Z">
              <w:r w:rsidRPr="00F7658B" w:rsidDel="00A1766B">
                <w:rPr>
                  <w:sz w:val="18"/>
                  <w:szCs w:val="18"/>
                  <w:rPrChange w:id="1483" w:author="Lauren Darr" w:date="2018-06-24T20:44:00Z">
                    <w:rPr>
                      <w:sz w:val="18"/>
                      <w:szCs w:val="18"/>
                    </w:rPr>
                  </w:rPrChange>
                </w:rPr>
                <w:delText>10 point, bold</w:delText>
              </w:r>
            </w:del>
          </w:p>
        </w:tc>
      </w:tr>
      <w:tr w:rsidR="001D3036" w:rsidRPr="00F7658B" w:rsidDel="00A1766B">
        <w:trPr>
          <w:jc w:val="center"/>
          <w:del w:id="1484" w:author="Crowder, Michael" w:date="2018-03-14T18:31:00Z"/>
        </w:trPr>
        <w:tc>
          <w:tcPr>
            <w:tcW w:w="1664" w:type="dxa"/>
          </w:tcPr>
          <w:p w:rsidR="001D3036" w:rsidRPr="00F7658B" w:rsidDel="00A1766B" w:rsidRDefault="001D3036" w:rsidP="007309D0">
            <w:pPr>
              <w:ind w:firstLine="0"/>
              <w:rPr>
                <w:del w:id="1485" w:author="Crowder, Michael" w:date="2018-03-14T18:31:00Z"/>
                <w:sz w:val="18"/>
                <w:szCs w:val="18"/>
                <w:rPrChange w:id="1486" w:author="Lauren Darr" w:date="2018-06-24T20:44:00Z">
                  <w:rPr>
                    <w:del w:id="1487" w:author="Crowder, Michael" w:date="2018-03-14T18:31:00Z"/>
                    <w:sz w:val="18"/>
                    <w:szCs w:val="18"/>
                  </w:rPr>
                </w:rPrChange>
              </w:rPr>
            </w:pPr>
            <w:del w:id="1488" w:author="Crowder, Michael" w:date="2018-03-14T18:31:00Z">
              <w:r w:rsidRPr="00F7658B" w:rsidDel="00A1766B">
                <w:rPr>
                  <w:sz w:val="18"/>
                  <w:szCs w:val="18"/>
                  <w:rPrChange w:id="1489" w:author="Lauren Darr" w:date="2018-06-24T20:44:00Z">
                    <w:rPr>
                      <w:sz w:val="18"/>
                      <w:szCs w:val="18"/>
                    </w:rPr>
                  </w:rPrChange>
                </w:rPr>
                <w:delText>3</w:delText>
              </w:r>
              <w:r w:rsidRPr="00F7658B" w:rsidDel="00A1766B">
                <w:rPr>
                  <w:sz w:val="18"/>
                  <w:szCs w:val="18"/>
                  <w:vertAlign w:val="superscript"/>
                  <w:rPrChange w:id="1490" w:author="Lauren Darr" w:date="2018-06-24T20:44:00Z">
                    <w:rPr>
                      <w:sz w:val="18"/>
                      <w:szCs w:val="18"/>
                      <w:vertAlign w:val="superscript"/>
                    </w:rPr>
                  </w:rPrChange>
                </w:rPr>
                <w:delText>rd</w:delText>
              </w:r>
              <w:r w:rsidRPr="00F7658B" w:rsidDel="00A1766B">
                <w:rPr>
                  <w:sz w:val="18"/>
                  <w:szCs w:val="18"/>
                  <w:rPrChange w:id="1491" w:author="Lauren Darr" w:date="2018-06-24T20:44:00Z">
                    <w:rPr>
                      <w:sz w:val="18"/>
                      <w:szCs w:val="18"/>
                    </w:rPr>
                  </w:rPrChange>
                </w:rPr>
                <w:delText>-level heading</w:delText>
              </w:r>
            </w:del>
          </w:p>
        </w:tc>
        <w:tc>
          <w:tcPr>
            <w:tcW w:w="2444" w:type="dxa"/>
          </w:tcPr>
          <w:p w:rsidR="001D3036" w:rsidRPr="00F7658B" w:rsidDel="00A1766B" w:rsidRDefault="001D3036" w:rsidP="007309D0">
            <w:pPr>
              <w:ind w:firstLine="0"/>
              <w:rPr>
                <w:del w:id="1492" w:author="Crowder, Michael" w:date="2018-03-14T18:31:00Z"/>
                <w:sz w:val="18"/>
                <w:szCs w:val="18"/>
                <w:rPrChange w:id="1493" w:author="Lauren Darr" w:date="2018-06-24T20:44:00Z">
                  <w:rPr>
                    <w:del w:id="1494" w:author="Crowder, Michael" w:date="2018-03-14T18:31:00Z"/>
                    <w:sz w:val="18"/>
                    <w:szCs w:val="18"/>
                  </w:rPr>
                </w:rPrChange>
              </w:rPr>
            </w:pPr>
            <w:del w:id="1495" w:author="Crowder, Michael" w:date="2018-03-14T18:31:00Z">
              <w:r w:rsidRPr="00F7658B" w:rsidDel="00A1766B">
                <w:rPr>
                  <w:b/>
                  <w:sz w:val="18"/>
                  <w:szCs w:val="18"/>
                  <w:rPrChange w:id="1496" w:author="Lauren Darr" w:date="2018-06-24T20:44:00Z">
                    <w:rPr>
                      <w:b/>
                      <w:sz w:val="18"/>
                      <w:szCs w:val="18"/>
                    </w:rPr>
                  </w:rPrChange>
                </w:rPr>
                <w:delText>Headings.</w:delText>
              </w:r>
              <w:r w:rsidRPr="00F7658B" w:rsidDel="00A1766B">
                <w:rPr>
                  <w:sz w:val="18"/>
                  <w:szCs w:val="18"/>
                  <w:rPrChange w:id="1497" w:author="Lauren Darr" w:date="2018-06-24T20:44:00Z">
                    <w:rPr>
                      <w:sz w:val="18"/>
                      <w:szCs w:val="18"/>
                    </w:rPr>
                  </w:rPrChange>
                </w:rPr>
                <w:delText xml:space="preserve">  Text follows …</w:delText>
              </w:r>
            </w:del>
          </w:p>
        </w:tc>
        <w:tc>
          <w:tcPr>
            <w:tcW w:w="1724" w:type="dxa"/>
          </w:tcPr>
          <w:p w:rsidR="001D3036" w:rsidRPr="00F7658B" w:rsidDel="00A1766B" w:rsidRDefault="001D3036" w:rsidP="007309D0">
            <w:pPr>
              <w:ind w:firstLine="0"/>
              <w:rPr>
                <w:del w:id="1498" w:author="Crowder, Michael" w:date="2018-03-14T18:31:00Z"/>
                <w:sz w:val="18"/>
                <w:szCs w:val="18"/>
                <w:rPrChange w:id="1499" w:author="Lauren Darr" w:date="2018-06-24T20:44:00Z">
                  <w:rPr>
                    <w:del w:id="1500" w:author="Crowder, Michael" w:date="2018-03-14T18:31:00Z"/>
                    <w:sz w:val="18"/>
                    <w:szCs w:val="18"/>
                  </w:rPr>
                </w:rPrChange>
              </w:rPr>
            </w:pPr>
            <w:del w:id="1501" w:author="Crowder, Michael" w:date="2018-03-14T18:31:00Z">
              <w:r w:rsidRPr="00F7658B" w:rsidDel="00A1766B">
                <w:rPr>
                  <w:sz w:val="18"/>
                  <w:szCs w:val="18"/>
                  <w:rPrChange w:id="1502" w:author="Lauren Darr" w:date="2018-06-24T20:44:00Z">
                    <w:rPr>
                      <w:sz w:val="18"/>
                      <w:szCs w:val="18"/>
                    </w:rPr>
                  </w:rPrChange>
                </w:rPr>
                <w:delText>10 point, bold</w:delText>
              </w:r>
            </w:del>
          </w:p>
        </w:tc>
      </w:tr>
      <w:tr w:rsidR="001D3036" w:rsidRPr="00F7658B" w:rsidDel="00A1766B">
        <w:trPr>
          <w:jc w:val="center"/>
          <w:del w:id="1503" w:author="Crowder, Michael" w:date="2018-03-14T18:31:00Z"/>
        </w:trPr>
        <w:tc>
          <w:tcPr>
            <w:tcW w:w="1664" w:type="dxa"/>
            <w:tcBorders>
              <w:bottom w:val="single" w:sz="12" w:space="0" w:color="000000"/>
            </w:tcBorders>
          </w:tcPr>
          <w:p w:rsidR="001D3036" w:rsidRPr="00F7658B" w:rsidDel="00A1766B" w:rsidRDefault="001D3036" w:rsidP="007309D0">
            <w:pPr>
              <w:ind w:firstLine="0"/>
              <w:rPr>
                <w:del w:id="1504" w:author="Crowder, Michael" w:date="2018-03-14T18:31:00Z"/>
                <w:sz w:val="18"/>
                <w:szCs w:val="18"/>
                <w:rPrChange w:id="1505" w:author="Lauren Darr" w:date="2018-06-24T20:44:00Z">
                  <w:rPr>
                    <w:del w:id="1506" w:author="Crowder, Michael" w:date="2018-03-14T18:31:00Z"/>
                    <w:sz w:val="18"/>
                    <w:szCs w:val="18"/>
                  </w:rPr>
                </w:rPrChange>
              </w:rPr>
            </w:pPr>
            <w:del w:id="1507" w:author="Crowder, Michael" w:date="2018-03-14T18:31:00Z">
              <w:r w:rsidRPr="00F7658B" w:rsidDel="00A1766B">
                <w:rPr>
                  <w:sz w:val="18"/>
                  <w:szCs w:val="18"/>
                  <w:rPrChange w:id="1508" w:author="Lauren Darr" w:date="2018-06-24T20:44:00Z">
                    <w:rPr>
                      <w:sz w:val="18"/>
                      <w:szCs w:val="18"/>
                    </w:rPr>
                  </w:rPrChange>
                </w:rPr>
                <w:delText>4</w:delText>
              </w:r>
              <w:r w:rsidRPr="00F7658B" w:rsidDel="00A1766B">
                <w:rPr>
                  <w:sz w:val="18"/>
                  <w:szCs w:val="18"/>
                  <w:vertAlign w:val="superscript"/>
                  <w:rPrChange w:id="1509" w:author="Lauren Darr" w:date="2018-06-24T20:44:00Z">
                    <w:rPr>
                      <w:sz w:val="18"/>
                      <w:szCs w:val="18"/>
                      <w:vertAlign w:val="superscript"/>
                    </w:rPr>
                  </w:rPrChange>
                </w:rPr>
                <w:delText>th</w:delText>
              </w:r>
              <w:r w:rsidRPr="00F7658B" w:rsidDel="00A1766B">
                <w:rPr>
                  <w:sz w:val="18"/>
                  <w:szCs w:val="18"/>
                  <w:rPrChange w:id="1510" w:author="Lauren Darr" w:date="2018-06-24T20:44:00Z">
                    <w:rPr>
                      <w:sz w:val="18"/>
                      <w:szCs w:val="18"/>
                    </w:rPr>
                  </w:rPrChange>
                </w:rPr>
                <w:delText>-level heading</w:delText>
              </w:r>
            </w:del>
          </w:p>
        </w:tc>
        <w:tc>
          <w:tcPr>
            <w:tcW w:w="2444" w:type="dxa"/>
            <w:tcBorders>
              <w:bottom w:val="single" w:sz="12" w:space="0" w:color="000000"/>
            </w:tcBorders>
          </w:tcPr>
          <w:p w:rsidR="001D3036" w:rsidRPr="00F7658B" w:rsidDel="00A1766B" w:rsidRDefault="001D3036" w:rsidP="007309D0">
            <w:pPr>
              <w:ind w:firstLine="0"/>
              <w:rPr>
                <w:del w:id="1511" w:author="Crowder, Michael" w:date="2018-03-14T18:31:00Z"/>
                <w:sz w:val="18"/>
                <w:szCs w:val="18"/>
                <w:rPrChange w:id="1512" w:author="Lauren Darr" w:date="2018-06-24T20:44:00Z">
                  <w:rPr>
                    <w:del w:id="1513" w:author="Crowder, Michael" w:date="2018-03-14T18:31:00Z"/>
                    <w:sz w:val="18"/>
                    <w:szCs w:val="18"/>
                  </w:rPr>
                </w:rPrChange>
              </w:rPr>
            </w:pPr>
            <w:del w:id="1514" w:author="Crowder, Michael" w:date="2018-03-14T18:31:00Z">
              <w:r w:rsidRPr="00F7658B" w:rsidDel="00A1766B">
                <w:rPr>
                  <w:i/>
                  <w:sz w:val="18"/>
                  <w:szCs w:val="18"/>
                  <w:rPrChange w:id="1515" w:author="Lauren Darr" w:date="2018-06-24T20:44:00Z">
                    <w:rPr>
                      <w:i/>
                      <w:sz w:val="18"/>
                      <w:szCs w:val="18"/>
                    </w:rPr>
                  </w:rPrChange>
                </w:rPr>
                <w:delText>Remark.</w:delText>
              </w:r>
              <w:r w:rsidRPr="00F7658B" w:rsidDel="00A1766B">
                <w:rPr>
                  <w:sz w:val="18"/>
                  <w:szCs w:val="18"/>
                  <w:rPrChange w:id="1516" w:author="Lauren Darr" w:date="2018-06-24T20:44:00Z">
                    <w:rPr>
                      <w:sz w:val="18"/>
                      <w:szCs w:val="18"/>
                    </w:rPr>
                  </w:rPrChange>
                </w:rPr>
                <w:delText xml:space="preserve">  Text follows …</w:delText>
              </w:r>
            </w:del>
          </w:p>
        </w:tc>
        <w:tc>
          <w:tcPr>
            <w:tcW w:w="1724" w:type="dxa"/>
            <w:tcBorders>
              <w:bottom w:val="single" w:sz="12" w:space="0" w:color="000000"/>
            </w:tcBorders>
          </w:tcPr>
          <w:p w:rsidR="001D3036" w:rsidRPr="00F7658B" w:rsidDel="00A1766B" w:rsidRDefault="001D3036" w:rsidP="007309D0">
            <w:pPr>
              <w:ind w:firstLine="0"/>
              <w:rPr>
                <w:del w:id="1517" w:author="Crowder, Michael" w:date="2018-03-14T18:31:00Z"/>
                <w:sz w:val="18"/>
                <w:szCs w:val="18"/>
                <w:rPrChange w:id="1518" w:author="Lauren Darr" w:date="2018-06-24T20:44:00Z">
                  <w:rPr>
                    <w:del w:id="1519" w:author="Crowder, Michael" w:date="2018-03-14T18:31:00Z"/>
                    <w:sz w:val="18"/>
                    <w:szCs w:val="18"/>
                  </w:rPr>
                </w:rPrChange>
              </w:rPr>
            </w:pPr>
            <w:del w:id="1520" w:author="Crowder, Michael" w:date="2018-03-14T18:31:00Z">
              <w:r w:rsidRPr="00F7658B" w:rsidDel="00A1766B">
                <w:rPr>
                  <w:sz w:val="18"/>
                  <w:szCs w:val="18"/>
                  <w:rPrChange w:id="1521" w:author="Lauren Darr" w:date="2018-06-24T20:44:00Z">
                    <w:rPr>
                      <w:sz w:val="18"/>
                      <w:szCs w:val="18"/>
                    </w:rPr>
                  </w:rPrChange>
                </w:rPr>
                <w:delText>10 point, italic</w:delText>
              </w:r>
            </w:del>
          </w:p>
        </w:tc>
      </w:tr>
    </w:tbl>
    <w:p w:rsidR="001D3036" w:rsidRPr="00F7658B" w:rsidDel="00A1766B" w:rsidRDefault="001D3036" w:rsidP="00657488">
      <w:pPr>
        <w:rPr>
          <w:del w:id="1522" w:author="Crowder, Michael" w:date="2018-03-14T18:31:00Z"/>
          <w:rPrChange w:id="1523" w:author="Lauren Darr" w:date="2018-06-24T20:44:00Z">
            <w:rPr>
              <w:del w:id="1524" w:author="Crowder, Michael" w:date="2018-03-14T18:31:00Z"/>
            </w:rPr>
          </w:rPrChange>
        </w:rPr>
      </w:pPr>
    </w:p>
    <w:p w:rsidR="00A8258F" w:rsidRPr="00F7658B" w:rsidDel="00A1766B" w:rsidRDefault="009B1D59" w:rsidP="001D3036">
      <w:pPr>
        <w:pStyle w:val="heading30"/>
        <w:rPr>
          <w:del w:id="1525" w:author="Crowder, Michael" w:date="2018-03-14T18:31:00Z"/>
          <w:b w:val="0"/>
          <w:rPrChange w:id="1526" w:author="Lauren Darr" w:date="2018-06-24T20:44:00Z">
            <w:rPr>
              <w:del w:id="1527" w:author="Crowder, Michael" w:date="2018-03-14T18:31:00Z"/>
              <w:b w:val="0"/>
            </w:rPr>
          </w:rPrChange>
        </w:rPr>
      </w:pPr>
      <w:del w:id="1528" w:author="Crowder, Michael" w:date="2018-03-14T18:31:00Z">
        <w:r w:rsidRPr="00F7658B" w:rsidDel="00A1766B">
          <w:rPr>
            <w:rPrChange w:id="1529" w:author="Lauren Darr" w:date="2018-06-24T20:44:00Z">
              <w:rPr/>
            </w:rPrChange>
          </w:rPr>
          <w:delText>Lemmas, Propositions, and Theorems.</w:delText>
        </w:r>
        <w:r w:rsidRPr="00F7658B" w:rsidDel="00A1766B">
          <w:rPr>
            <w:sz w:val="18"/>
            <w:szCs w:val="18"/>
            <w:rPrChange w:id="1530" w:author="Lauren Darr" w:date="2018-06-24T20:44:00Z">
              <w:rPr>
                <w:sz w:val="18"/>
                <w:szCs w:val="18"/>
              </w:rPr>
            </w:rPrChange>
          </w:rPr>
          <w:delText xml:space="preserve"> </w:delText>
        </w:r>
        <w:r w:rsidRPr="00F7658B" w:rsidDel="00A1766B">
          <w:rPr>
            <w:b w:val="0"/>
            <w:rPrChange w:id="1531" w:author="Lauren Darr" w:date="2018-06-24T20:44:00Z">
              <w:rPr>
                <w:b w:val="0"/>
              </w:rPr>
            </w:rPrChange>
          </w:rPr>
          <w:delText>The numbers accorded to lemmas, propositions, and theorems</w:delText>
        </w:r>
        <w:r w:rsidR="00C951AE" w:rsidRPr="00F7658B" w:rsidDel="00A1766B">
          <w:rPr>
            <w:b w:val="0"/>
            <w:rPrChange w:id="1532" w:author="Lauren Darr" w:date="2018-06-24T20:44:00Z">
              <w:rPr>
                <w:b w:val="0"/>
              </w:rPr>
            </w:rPrChange>
          </w:rPr>
          <w:delText>,</w:delText>
        </w:r>
        <w:r w:rsidRPr="00F7658B" w:rsidDel="00A1766B">
          <w:rPr>
            <w:b w:val="0"/>
            <w:rPrChange w:id="1533" w:author="Lauren Darr" w:date="2018-06-24T20:44:00Z">
              <w:rPr>
                <w:b w:val="0"/>
              </w:rPr>
            </w:rPrChange>
          </w:rPr>
          <w:delText xml:space="preserve"> etc. should appear in consecutive order, starting with Lemma 1, and not, for example, with Lemma 11. </w:delText>
        </w:r>
      </w:del>
    </w:p>
    <w:p w:rsidR="009B1D59" w:rsidRPr="00F7658B" w:rsidRDefault="00B24A85" w:rsidP="009B1D59">
      <w:pPr>
        <w:pStyle w:val="heading20"/>
        <w:rPr>
          <w:ins w:id="1534" w:author="Lauren Darr" w:date="2018-04-08T06:47:00Z"/>
          <w:rPrChange w:id="1535" w:author="Lauren Darr" w:date="2018-06-24T20:44:00Z">
            <w:rPr>
              <w:ins w:id="1536" w:author="Lauren Darr" w:date="2018-04-08T06:47:00Z"/>
            </w:rPr>
          </w:rPrChange>
        </w:rPr>
      </w:pPr>
      <w:ins w:id="1537" w:author="Lauren Darr" w:date="2018-05-16T21:19:00Z">
        <w:r w:rsidRPr="00F7658B">
          <w:rPr>
            <w:rPrChange w:id="1538" w:author="Lauren Darr" w:date="2018-06-24T20:44:00Z">
              <w:rPr/>
            </w:rPrChange>
          </w:rPr>
          <w:t>6</w:t>
        </w:r>
      </w:ins>
      <w:del w:id="1539" w:author="Lauren Darr" w:date="2018-05-09T12:13:00Z">
        <w:r w:rsidR="007131A7" w:rsidRPr="00F7658B" w:rsidDel="00B7190D">
          <w:rPr>
            <w:rPrChange w:id="1540" w:author="Lauren Darr" w:date="2018-06-24T20:44:00Z">
              <w:rPr/>
            </w:rPrChange>
          </w:rPr>
          <w:delText>2</w:delText>
        </w:r>
      </w:del>
      <w:r w:rsidR="009B1D59" w:rsidRPr="00F7658B">
        <w:rPr>
          <w:rPrChange w:id="1541" w:author="Lauren Darr" w:date="2018-06-24T20:44:00Z">
            <w:rPr/>
          </w:rPrChange>
        </w:rPr>
        <w:t xml:space="preserve">.1   </w:t>
      </w:r>
      <w:del w:id="1542" w:author="Lauren Darr" w:date="2018-03-13T14:02:00Z">
        <w:r w:rsidR="009B1D59" w:rsidRPr="00F7658B" w:rsidDel="00A0484B">
          <w:rPr>
            <w:rPrChange w:id="1543" w:author="Lauren Darr" w:date="2018-06-24T20:44:00Z">
              <w:rPr/>
            </w:rPrChange>
          </w:rPr>
          <w:delText xml:space="preserve">Figures </w:delText>
        </w:r>
      </w:del>
      <w:ins w:id="1544" w:author="Lauren Darr" w:date="2018-03-13T14:02:00Z">
        <w:r w:rsidR="00A0484B" w:rsidRPr="00F7658B">
          <w:rPr>
            <w:rPrChange w:id="1545" w:author="Lauren Darr" w:date="2018-06-24T20:44:00Z">
              <w:rPr/>
            </w:rPrChange>
          </w:rPr>
          <w:t>Data Source</w:t>
        </w:r>
      </w:ins>
    </w:p>
    <w:p w:rsidR="00F53E94" w:rsidRPr="00F7658B" w:rsidRDefault="008F0BCA" w:rsidP="00F53E94">
      <w:pPr>
        <w:pStyle w:val="p1a"/>
        <w:rPr>
          <w:ins w:id="1546" w:author="Lauren Darr" w:date="2018-04-08T07:08:00Z"/>
          <w:rPrChange w:id="1547" w:author="Lauren Darr" w:date="2018-06-24T20:44:00Z">
            <w:rPr>
              <w:ins w:id="1548" w:author="Lauren Darr" w:date="2018-04-08T07:08:00Z"/>
            </w:rPr>
          </w:rPrChange>
        </w:rPr>
      </w:pPr>
      <w:ins w:id="1549" w:author="Lauren Darr" w:date="2018-05-16T16:29:00Z">
        <w:r w:rsidRPr="00F7658B">
          <w:rPr>
            <w:rPrChange w:id="1550" w:author="Lauren Darr" w:date="2018-06-24T20:44:00Z">
              <w:rPr/>
            </w:rPrChange>
          </w:rPr>
          <w:t xml:space="preserve">Data was sourced from the Dallas Open Data </w:t>
        </w:r>
      </w:ins>
      <w:ins w:id="1551" w:author="Lauren Darr" w:date="2018-05-16T17:02:00Z">
        <w:r w:rsidR="00C072FA" w:rsidRPr="00F7658B">
          <w:rPr>
            <w:rPrChange w:id="1552" w:author="Lauren Darr" w:date="2018-06-24T20:44:00Z">
              <w:rPr/>
            </w:rPrChange>
          </w:rPr>
          <w:t xml:space="preserve">website hosted by </w:t>
        </w:r>
        <w:proofErr w:type="spellStart"/>
        <w:r w:rsidR="00C072FA" w:rsidRPr="00F7658B">
          <w:rPr>
            <w:rPrChange w:id="1553" w:author="Lauren Darr" w:date="2018-06-24T20:44:00Z">
              <w:rPr/>
            </w:rPrChange>
          </w:rPr>
          <w:t>Socrata</w:t>
        </w:r>
        <w:proofErr w:type="spellEnd"/>
        <w:r w:rsidR="00C072FA" w:rsidRPr="00F7658B">
          <w:rPr>
            <w:rPrChange w:id="1554" w:author="Lauren Darr" w:date="2018-06-24T20:44:00Z">
              <w:rPr/>
            </w:rPrChange>
          </w:rPr>
          <w:t xml:space="preserve"> </w:t>
        </w:r>
      </w:ins>
      <w:ins w:id="1555" w:author="Lauren Darr" w:date="2018-05-16T16:29:00Z">
        <w:r w:rsidRPr="00F7658B">
          <w:rPr>
            <w:rPrChange w:id="1556" w:author="Lauren Darr" w:date="2018-06-24T20:44:00Z">
              <w:rPr/>
            </w:rPrChange>
          </w:rPr>
          <w:t>i</w:t>
        </w:r>
      </w:ins>
      <w:ins w:id="1557" w:author="Lauren Darr" w:date="2018-05-16T16:28:00Z">
        <w:r w:rsidRPr="00F7658B">
          <w:rPr>
            <w:rPrChange w:id="1558" w:author="Lauren Darr" w:date="2018-06-24T20:44:00Z">
              <w:rPr/>
            </w:rPrChange>
          </w:rPr>
          <w:t xml:space="preserve">n order to provide an illustration of the process of using open source NIBRS </w:t>
        </w:r>
      </w:ins>
      <w:ins w:id="1559" w:author="Lauren Darr" w:date="2018-05-16T16:29:00Z">
        <w:r w:rsidRPr="00F7658B">
          <w:rPr>
            <w:rPrChange w:id="1560" w:author="Lauren Darr" w:date="2018-06-24T20:44:00Z">
              <w:rPr/>
            </w:rPrChange>
          </w:rPr>
          <w:t xml:space="preserve">compliant </w:t>
        </w:r>
      </w:ins>
      <w:ins w:id="1561" w:author="Lauren Darr" w:date="2018-05-16T16:28:00Z">
        <w:r w:rsidRPr="00F7658B">
          <w:rPr>
            <w:rPrChange w:id="1562" w:author="Lauren Darr" w:date="2018-06-24T20:44:00Z">
              <w:rPr/>
            </w:rPrChange>
          </w:rPr>
          <w:t>incident data</w:t>
        </w:r>
      </w:ins>
      <w:ins w:id="1563" w:author="Lauren Darr" w:date="2018-05-16T17:02:00Z">
        <w:r w:rsidR="00C072FA" w:rsidRPr="00F7658B">
          <w:rPr>
            <w:rStyle w:val="FootnoteReference"/>
            <w:rPrChange w:id="1564" w:author="Lauren Darr" w:date="2018-06-24T20:44:00Z">
              <w:rPr>
                <w:rStyle w:val="FootnoteReference"/>
              </w:rPr>
            </w:rPrChange>
          </w:rPr>
          <w:footnoteReference w:id="4"/>
        </w:r>
      </w:ins>
      <w:ins w:id="1566" w:author="Lauren Darr" w:date="2018-05-16T16:29:00Z">
        <w:r w:rsidRPr="00F7658B">
          <w:rPr>
            <w:rPrChange w:id="1567" w:author="Lauren Darr" w:date="2018-06-24T20:44:00Z">
              <w:rPr/>
            </w:rPrChange>
          </w:rPr>
          <w:t xml:space="preserve">. </w:t>
        </w:r>
      </w:ins>
      <w:ins w:id="1568" w:author="Lauren Darr" w:date="2018-04-08T07:02:00Z">
        <w:r w:rsidR="001A161B" w:rsidRPr="00F7658B">
          <w:rPr>
            <w:rPrChange w:id="1569" w:author="Lauren Darr" w:date="2018-06-24T20:44:00Z">
              <w:rPr/>
            </w:rPrChange>
          </w:rPr>
          <w:t>This website is designed to provide</w:t>
        </w:r>
      </w:ins>
      <w:ins w:id="1570" w:author="Lauren Darr" w:date="2018-04-08T07:03:00Z">
        <w:r w:rsidR="001A161B" w:rsidRPr="00F7658B">
          <w:rPr>
            <w:rPrChange w:id="1571" w:author="Lauren Darr" w:date="2018-06-24T20:44:00Z">
              <w:rPr/>
            </w:rPrChange>
          </w:rPr>
          <w:t xml:space="preserve"> transparency to</w:t>
        </w:r>
      </w:ins>
      <w:ins w:id="1572" w:author="Lauren Darr" w:date="2018-04-08T07:02:00Z">
        <w:r w:rsidR="001A161B" w:rsidRPr="00F7658B">
          <w:rPr>
            <w:rPrChange w:id="1573" w:author="Lauren Darr" w:date="2018-06-24T20:44:00Z">
              <w:rPr/>
            </w:rPrChange>
          </w:rPr>
          <w:t xml:space="preserve"> citizens and developers</w:t>
        </w:r>
      </w:ins>
      <w:ins w:id="1574" w:author="Lauren Darr" w:date="2018-04-08T07:03:00Z">
        <w:r w:rsidR="001A161B" w:rsidRPr="00F7658B">
          <w:rPr>
            <w:rPrChange w:id="1575" w:author="Lauren Darr" w:date="2018-06-24T20:44:00Z">
              <w:rPr/>
            </w:rPrChange>
          </w:rPr>
          <w:t xml:space="preserve"> with a variety of data sets </w:t>
        </w:r>
      </w:ins>
      <w:ins w:id="1576" w:author="Lauren Darr" w:date="2018-04-08T07:04:00Z">
        <w:r w:rsidR="001A161B" w:rsidRPr="00F7658B">
          <w:rPr>
            <w:rPrChange w:id="1577" w:author="Lauren Darr" w:date="2018-06-24T20:44:00Z">
              <w:rPr/>
            </w:rPrChange>
          </w:rPr>
          <w:t xml:space="preserve">that pertain to city governance, services, and culture. </w:t>
        </w:r>
      </w:ins>
      <w:ins w:id="1578" w:author="Lauren Darr" w:date="2018-04-08T07:05:00Z">
        <w:r w:rsidR="001A161B" w:rsidRPr="00F7658B">
          <w:rPr>
            <w:rPrChange w:id="1579" w:author="Lauren Darr" w:date="2018-06-24T20:44:00Z">
              <w:rPr/>
            </w:rPrChange>
          </w:rPr>
          <w:t xml:space="preserve">The NIBRS based data set of interest on Dallas Open Data is titled </w:t>
        </w:r>
        <w:r w:rsidR="001A161B" w:rsidRPr="00F7658B">
          <w:rPr>
            <w:i/>
            <w:rPrChange w:id="1580" w:author="Lauren Darr" w:date="2018-06-24T20:44:00Z">
              <w:rPr/>
            </w:rPrChange>
          </w:rPr>
          <w:t>Police Incidents</w:t>
        </w:r>
      </w:ins>
      <w:ins w:id="1581" w:author="Lauren Darr" w:date="2018-04-08T07:06:00Z">
        <w:r w:rsidR="001A161B" w:rsidRPr="00F7658B">
          <w:rPr>
            <w:rPrChange w:id="1582" w:author="Lauren Darr" w:date="2018-06-24T20:44:00Z">
              <w:rPr/>
            </w:rPrChange>
          </w:rPr>
          <w:t>. T</w:t>
        </w:r>
      </w:ins>
      <w:ins w:id="1583" w:author="Lauren Darr" w:date="2018-04-08T07:07:00Z">
        <w:r w:rsidR="001A161B" w:rsidRPr="00F7658B">
          <w:rPr>
            <w:rPrChange w:id="1584" w:author="Lauren Darr" w:date="2018-06-24T20:44:00Z">
              <w:rPr/>
            </w:rPrChange>
          </w:rPr>
          <w:t xml:space="preserve">he </w:t>
        </w:r>
        <w:r w:rsidR="001A161B" w:rsidRPr="00F7658B">
          <w:rPr>
            <w:i/>
            <w:rPrChange w:id="1585" w:author="Lauren Darr" w:date="2018-06-24T20:44:00Z">
              <w:rPr>
                <w:i/>
              </w:rPr>
            </w:rPrChange>
          </w:rPr>
          <w:t>Police Incidents</w:t>
        </w:r>
        <w:r w:rsidR="001A161B" w:rsidRPr="00F7658B">
          <w:rPr>
            <w:rPrChange w:id="1586" w:author="Lauren Darr" w:date="2018-06-24T20:44:00Z">
              <w:rPr/>
            </w:rPrChange>
          </w:rPr>
          <w:t xml:space="preserve"> data set is</w:t>
        </w:r>
      </w:ins>
      <w:ins w:id="1587" w:author="Lauren Darr" w:date="2018-05-16T17:07:00Z">
        <w:r w:rsidR="00590E1B" w:rsidRPr="00F7658B">
          <w:rPr>
            <w:rPrChange w:id="1588" w:author="Lauren Darr" w:date="2018-06-24T20:44:00Z">
              <w:rPr/>
            </w:rPrChange>
          </w:rPr>
          <w:t xml:space="preserve"> provided by the Dallas Police Department and is</w:t>
        </w:r>
      </w:ins>
      <w:ins w:id="1589" w:author="Lauren Darr" w:date="2018-04-08T07:07:00Z">
        <w:r w:rsidR="001A161B" w:rsidRPr="00F7658B">
          <w:rPr>
            <w:rPrChange w:id="1590" w:author="Lauren Darr" w:date="2018-06-24T20:44:00Z">
              <w:rPr/>
            </w:rPrChange>
          </w:rPr>
          <w:t xml:space="preserve"> updated daily</w:t>
        </w:r>
      </w:ins>
      <w:ins w:id="1591" w:author="Lauren Darr" w:date="2018-05-16T17:08:00Z">
        <w:r w:rsidR="00590E1B" w:rsidRPr="00F7658B">
          <w:rPr>
            <w:rPrChange w:id="1592" w:author="Lauren Darr" w:date="2018-06-24T20:44:00Z">
              <w:rPr/>
            </w:rPrChange>
          </w:rPr>
          <w:t xml:space="preserve"> with</w:t>
        </w:r>
      </w:ins>
      <w:ins w:id="1593" w:author="Lauren Darr" w:date="2018-04-08T07:07:00Z">
        <w:r w:rsidR="001A161B" w:rsidRPr="00F7658B">
          <w:rPr>
            <w:rPrChange w:id="1594" w:author="Lauren Darr" w:date="2018-06-24T20:44:00Z">
              <w:rPr/>
            </w:rPrChange>
          </w:rPr>
          <w:t xml:space="preserve"> incident reports dating back to June 1, 2014.</w:t>
        </w:r>
      </w:ins>
    </w:p>
    <w:p w:rsidR="001A161B" w:rsidDel="0071103E" w:rsidRDefault="001A161B">
      <w:pPr>
        <w:ind w:firstLine="274"/>
        <w:rPr>
          <w:del w:id="1595" w:author="Lauren Darr" w:date="2018-05-16T15:49:00Z"/>
        </w:rPr>
      </w:pPr>
      <w:ins w:id="1596" w:author="Lauren Darr" w:date="2018-04-08T07:08:00Z">
        <w:r w:rsidRPr="00F7658B">
          <w:rPr>
            <w:rPrChange w:id="1597" w:author="Lauren Darr" w:date="2018-06-24T20:44:00Z">
              <w:rPr/>
            </w:rPrChange>
          </w:rPr>
          <w:t>As of</w:t>
        </w:r>
      </w:ins>
      <w:ins w:id="1598" w:author="Lauren Darr" w:date="2018-05-16T17:08:00Z">
        <w:r w:rsidR="00590E1B" w:rsidRPr="00F7658B">
          <w:rPr>
            <w:rPrChange w:id="1599" w:author="Lauren Darr" w:date="2018-06-24T20:44:00Z">
              <w:rPr/>
            </w:rPrChange>
          </w:rPr>
          <w:t xml:space="preserve"> May</w:t>
        </w:r>
      </w:ins>
      <w:ins w:id="1600" w:author="Lauren Darr" w:date="2018-04-08T07:14:00Z">
        <w:r w:rsidR="00E20027" w:rsidRPr="00F7658B">
          <w:rPr>
            <w:rPrChange w:id="1601" w:author="Lauren Darr" w:date="2018-06-24T20:44:00Z">
              <w:rPr/>
            </w:rPrChange>
          </w:rPr>
          <w:t>, 2018,</w:t>
        </w:r>
      </w:ins>
      <w:ins w:id="1602" w:author="Lauren Darr" w:date="2018-04-08T07:08:00Z">
        <w:r w:rsidRPr="00F7658B">
          <w:rPr>
            <w:rPrChange w:id="1603" w:author="Lauren Darr" w:date="2018-06-24T20:44:00Z">
              <w:rPr/>
            </w:rPrChange>
          </w:rPr>
          <w:t xml:space="preserve"> there are approximately 35</w:t>
        </w:r>
      </w:ins>
      <w:ins w:id="1604" w:author="Lauren Darr" w:date="2018-05-16T17:09:00Z">
        <w:r w:rsidR="00590E1B" w:rsidRPr="00F7658B">
          <w:rPr>
            <w:rPrChange w:id="1605" w:author="Lauren Darr" w:date="2018-06-24T20:44:00Z">
              <w:rPr/>
            </w:rPrChange>
          </w:rPr>
          <w:t>7</w:t>
        </w:r>
      </w:ins>
      <w:ins w:id="1606" w:author="Lauren Darr" w:date="2018-04-08T07:08:00Z">
        <w:r w:rsidRPr="00F7658B">
          <w:rPr>
            <w:rPrChange w:id="1607" w:author="Lauren Darr" w:date="2018-06-24T20:44:00Z">
              <w:rPr/>
            </w:rPrChange>
          </w:rPr>
          <w:t>,00</w:t>
        </w:r>
      </w:ins>
      <w:ins w:id="1608" w:author="Lauren Darr" w:date="2018-04-08T07:09:00Z">
        <w:r w:rsidRPr="00F7658B">
          <w:rPr>
            <w:rPrChange w:id="1609" w:author="Lauren Darr" w:date="2018-06-24T20:44:00Z">
              <w:rPr/>
            </w:rPrChange>
          </w:rPr>
          <w:t xml:space="preserve">0 incident entries and there are 103 incident attributes. </w:t>
        </w:r>
      </w:ins>
      <w:ins w:id="1610" w:author="Lauren Darr" w:date="2018-04-08T07:14:00Z">
        <w:r w:rsidR="00E20027" w:rsidRPr="00F7658B">
          <w:rPr>
            <w:rPrChange w:id="1611" w:author="Lauren Darr" w:date="2018-06-24T20:44:00Z">
              <w:rPr/>
            </w:rPrChange>
          </w:rPr>
          <w:t>The complete list</w:t>
        </w:r>
      </w:ins>
      <w:ins w:id="1612" w:author="Lauren Darr" w:date="2018-04-08T07:15:00Z">
        <w:r w:rsidR="00E20027" w:rsidRPr="00F7658B">
          <w:rPr>
            <w:rPrChange w:id="1613" w:author="Lauren Darr" w:date="2018-06-24T20:44:00Z">
              <w:rPr/>
            </w:rPrChange>
          </w:rPr>
          <w:t xml:space="preserve"> of incident attributes is found in the appendix</w:t>
        </w:r>
      </w:ins>
      <w:ins w:id="1614" w:author="Lauren Darr" w:date="2018-05-16T17:09:00Z">
        <w:r w:rsidR="00590E1B" w:rsidRPr="00F7658B">
          <w:rPr>
            <w:rPrChange w:id="1615" w:author="Lauren Darr" w:date="2018-06-24T20:44:00Z">
              <w:rPr/>
            </w:rPrChange>
          </w:rPr>
          <w:t xml:space="preserve">. </w:t>
        </w:r>
      </w:ins>
      <w:ins w:id="1616" w:author="Lauren Darr" w:date="2018-04-08T07:15:00Z">
        <w:r w:rsidR="00E20027" w:rsidRPr="00F7658B">
          <w:rPr>
            <w:rPrChange w:id="1617" w:author="Lauren Darr" w:date="2018-06-24T20:44:00Z">
              <w:rPr/>
            </w:rPrChange>
          </w:rPr>
          <w:t>Some important features of an individual incident report include the unique identifier</w:t>
        </w:r>
      </w:ins>
      <w:ins w:id="1618" w:author="Lauren Darr" w:date="2018-04-08T07:16:00Z">
        <w:r w:rsidR="00E20027" w:rsidRPr="00F7658B">
          <w:rPr>
            <w:rPrChange w:id="1619" w:author="Lauren Darr" w:date="2018-06-24T20:44:00Z">
              <w:rPr/>
            </w:rPrChange>
          </w:rPr>
          <w:t xml:space="preserve">, </w:t>
        </w:r>
      </w:ins>
      <w:ins w:id="1620" w:author="Lauren Darr" w:date="2018-04-08T07:15:00Z">
        <w:r w:rsidR="00E20027" w:rsidRPr="00F7658B">
          <w:rPr>
            <w:rPrChange w:id="1621" w:author="Lauren Darr" w:date="2018-06-24T20:44:00Z">
              <w:rPr/>
            </w:rPrChange>
          </w:rPr>
          <w:t>‘Incident Number w/Year’</w:t>
        </w:r>
      </w:ins>
      <w:ins w:id="1622" w:author="Lauren Darr" w:date="2018-04-08T07:16:00Z">
        <w:r w:rsidR="00E20027" w:rsidRPr="00F7658B">
          <w:rPr>
            <w:rPrChange w:id="1623" w:author="Lauren Darr" w:date="2018-06-24T20:44:00Z">
              <w:rPr/>
            </w:rPrChange>
          </w:rPr>
          <w:t xml:space="preserve">, </w:t>
        </w:r>
      </w:ins>
      <w:ins w:id="1624" w:author="Lauren Darr" w:date="2018-04-08T07:17:00Z">
        <w:r w:rsidR="00E20027" w:rsidRPr="00F7658B">
          <w:rPr>
            <w:rPrChange w:id="1625" w:author="Lauren Darr" w:date="2018-06-24T20:44:00Z">
              <w:rPr/>
            </w:rPrChange>
          </w:rPr>
          <w:t xml:space="preserve">the location details of the incident, the descriptive details of the complainant, the reporting officer </w:t>
        </w:r>
      </w:ins>
      <w:ins w:id="1626" w:author="Lauren Darr" w:date="2018-04-08T07:18:00Z">
        <w:r w:rsidR="00E20027" w:rsidRPr="00F7658B">
          <w:rPr>
            <w:rPrChange w:id="1627" w:author="Lauren Darr" w:date="2018-06-24T20:44:00Z">
              <w:rPr/>
            </w:rPrChange>
          </w:rPr>
          <w:t>details, and the details of the type of incident that occurred.</w:t>
        </w:r>
      </w:ins>
    </w:p>
    <w:p w:rsidR="0071103E" w:rsidRDefault="0071103E">
      <w:pPr>
        <w:ind w:firstLine="274"/>
        <w:rPr>
          <w:ins w:id="1628" w:author="Lauren Darr" w:date="2018-06-24T20:21:00Z"/>
        </w:rPr>
      </w:pPr>
    </w:p>
    <w:p w:rsidR="0071103E" w:rsidRDefault="0071103E">
      <w:pPr>
        <w:ind w:firstLine="274"/>
        <w:rPr>
          <w:ins w:id="1629" w:author="Lauren Darr" w:date="2018-06-24T20:21:00Z"/>
        </w:rPr>
      </w:pPr>
    </w:p>
    <w:p w:rsidR="0071103E" w:rsidRPr="0071103E" w:rsidRDefault="0071103E" w:rsidP="0071103E">
      <w:pPr>
        <w:ind w:firstLine="0"/>
        <w:rPr>
          <w:ins w:id="1630" w:author="Lauren Darr" w:date="2018-06-24T20:21:00Z"/>
          <w:highlight w:val="magenta"/>
          <w:rPrChange w:id="1631" w:author="Lauren Darr" w:date="2018-06-24T20:22:00Z">
            <w:rPr>
              <w:ins w:id="1632" w:author="Lauren Darr" w:date="2018-06-24T20:21:00Z"/>
            </w:rPr>
          </w:rPrChange>
        </w:rPr>
      </w:pPr>
      <w:ins w:id="1633" w:author="Lauren Darr" w:date="2018-06-24T20:22:00Z">
        <w:r>
          <w:rPr>
            <w:highlight w:val="magenta"/>
          </w:rPr>
          <w:t xml:space="preserve">(OPEN DATA SECTION PASTED INTO DATA </w:t>
        </w:r>
      </w:ins>
      <w:ins w:id="1634" w:author="Lauren Darr" w:date="2018-06-24T20:23:00Z">
        <w:r>
          <w:rPr>
            <w:highlight w:val="magenta"/>
          </w:rPr>
          <w:t xml:space="preserve">SECTION…Need to integrate) </w:t>
        </w:r>
      </w:ins>
      <w:ins w:id="1635" w:author="Lauren Darr" w:date="2018-06-24T20:21:00Z">
        <w:r w:rsidRPr="0071103E">
          <w:rPr>
            <w:highlight w:val="magenta"/>
            <w:rPrChange w:id="1636" w:author="Lauren Darr" w:date="2018-06-24T20:22:00Z">
              <w:rPr/>
            </w:rPrChange>
          </w:rPr>
          <w:t>The open data movement came on the heels of Internet globalization and is still developing rapidly [</w:t>
        </w:r>
        <w:proofErr w:type="spellStart"/>
        <w:r w:rsidRPr="0071103E">
          <w:rPr>
            <w:highlight w:val="magenta"/>
            <w:rPrChange w:id="1637" w:author="Lauren Darr" w:date="2018-06-24T20:22:00Z">
              <w:rPr/>
            </w:rPrChange>
          </w:rPr>
          <w:t>Jaakola</w:t>
        </w:r>
        <w:proofErr w:type="spellEnd"/>
        <w:r w:rsidRPr="0071103E">
          <w:rPr>
            <w:highlight w:val="magenta"/>
            <w:rPrChange w:id="1638" w:author="Lauren Darr" w:date="2018-06-24T20:22:00Z">
              <w:rPr/>
            </w:rPrChange>
          </w:rPr>
          <w:t>, 2015]. In 2007 prominent academics and open data champions met to outline the guiding principles of open public data</w:t>
        </w:r>
        <w:r w:rsidRPr="0071103E">
          <w:rPr>
            <w:rStyle w:val="FootnoteReference"/>
            <w:highlight w:val="magenta"/>
            <w:rPrChange w:id="1639" w:author="Lauren Darr" w:date="2018-06-24T20:22:00Z">
              <w:rPr>
                <w:rStyle w:val="FootnoteReference"/>
              </w:rPr>
            </w:rPrChange>
          </w:rPr>
          <w:footnoteReference w:id="5"/>
        </w:r>
        <w:r w:rsidRPr="0071103E">
          <w:rPr>
            <w:highlight w:val="magenta"/>
            <w:rPrChange w:id="1642" w:author="Lauren Darr" w:date="2018-06-24T20:22:00Z">
              <w:rPr/>
            </w:rPrChange>
          </w:rPr>
          <w:t xml:space="preserve">. In 2013, the U.S. government formally recognized open public data as a valuable national resource in a memorandum to the heads of executive departments and agencies titled “M-13-13 Open Data Policy-Managing Information as an Asset” [Burwell, 2013]. The motivation behind the memo was to make information resources accessible, discoverable and usable by the public [Burwell, 2013]. As one of the key pillars defined in the memo, accessibility suggests that open data must be made available in convenient, modifiable and open formats. These formats must be machine-readable and should be made available to the widest range of users for the widest range of purposes [Burwell, 2013]. The larger goal of open </w:t>
        </w:r>
        <w:r w:rsidRPr="0071103E">
          <w:rPr>
            <w:highlight w:val="magenta"/>
            <w:rPrChange w:id="1643" w:author="Lauren Darr" w:date="2018-06-24T20:22:00Z">
              <w:rPr/>
            </w:rPrChange>
          </w:rPr>
          <w:lastRenderedPageBreak/>
          <w:t>data is to promote transparency in democratic governments, citizen participation, and drive innovation that can ultimately generate economic value</w:t>
        </w:r>
        <w:r w:rsidRPr="0071103E">
          <w:rPr>
            <w:rStyle w:val="FootnoteReference"/>
            <w:highlight w:val="magenta"/>
            <w:rPrChange w:id="1644" w:author="Lauren Darr" w:date="2018-06-24T20:22:00Z">
              <w:rPr>
                <w:rStyle w:val="FootnoteReference"/>
              </w:rPr>
            </w:rPrChange>
          </w:rPr>
          <w:footnoteReference w:id="6"/>
        </w:r>
        <w:r w:rsidRPr="0071103E">
          <w:rPr>
            <w:highlight w:val="magenta"/>
            <w:rPrChange w:id="1647" w:author="Lauren Darr" w:date="2018-06-24T20:22:00Z">
              <w:rPr/>
            </w:rPrChange>
          </w:rPr>
          <w:t>.</w:t>
        </w:r>
      </w:ins>
    </w:p>
    <w:p w:rsidR="0071103E" w:rsidRPr="007249AD" w:rsidRDefault="0071103E" w:rsidP="0071103E">
      <w:pPr>
        <w:ind w:firstLine="274"/>
        <w:rPr>
          <w:ins w:id="1648" w:author="Lauren Darr" w:date="2018-06-24T20:21:00Z"/>
        </w:rPr>
      </w:pPr>
      <w:ins w:id="1649" w:author="Lauren Darr" w:date="2018-06-24T20:21:00Z">
        <w:r w:rsidRPr="0071103E">
          <w:rPr>
            <w:highlight w:val="magenta"/>
            <w:rPrChange w:id="1650" w:author="Lauren Darr" w:date="2018-06-24T20:22:00Z">
              <w:rPr/>
            </w:rPrChange>
          </w:rPr>
          <w:t>This project focuses on open data generated by the NIBRS set forth by the FBI UCR Program in partnership with the Bureau of Justice Statistics (BJS) in 1989. The NIBRS succeeded the Summary Reporting System (SRS) which provided aggregate statistics from law enforcement agencies with only one crime recorded per-incident regardless of the number of crimes that occurred</w:t>
        </w:r>
        <w:r w:rsidRPr="0071103E">
          <w:rPr>
            <w:rStyle w:val="FootnoteReference"/>
            <w:highlight w:val="magenta"/>
            <w:rPrChange w:id="1651" w:author="Lauren Darr" w:date="2018-06-24T20:22:00Z">
              <w:rPr>
                <w:rStyle w:val="FootnoteReference"/>
              </w:rPr>
            </w:rPrChange>
          </w:rPr>
          <w:footnoteReference w:id="7"/>
        </w:r>
        <w:r w:rsidRPr="0071103E">
          <w:rPr>
            <w:highlight w:val="magenta"/>
            <w:rPrChange w:id="1654" w:author="Lauren Darr" w:date="2018-06-24T20:22:00Z">
              <w:rPr/>
            </w:rPrChange>
          </w:rPr>
          <w:t>. NIBRS provides uncombined incident information that is more easily usable by interested parties. However, NIBRS has been slowly adopted by law enforcement agencies on a voluntary basis until now. Recently, the FBI set forth a NIBRS compliancy deadline of 2021 for all law enforcement agencies in the U.S. Former FBI director, James Comey, emphasized the importance of conforming to NIBRS in a 2015 speech to the International Association of Chiefs of Police (IACP): “NIBRS is a way in which we can collect data that will identify patterns, trends, and help us prevent crime and have thoughtful, informed conversations at the national level”</w:t>
        </w:r>
        <w:r w:rsidRPr="0071103E">
          <w:rPr>
            <w:rStyle w:val="FootnoteReference"/>
            <w:highlight w:val="magenta"/>
            <w:rPrChange w:id="1655" w:author="Lauren Darr" w:date="2018-06-24T20:22:00Z">
              <w:rPr>
                <w:rStyle w:val="FootnoteReference"/>
              </w:rPr>
            </w:rPrChange>
          </w:rPr>
          <w:footnoteReference w:id="8"/>
        </w:r>
        <w:r w:rsidRPr="0071103E">
          <w:rPr>
            <w:highlight w:val="magenta"/>
            <w:rPrChange w:id="1658" w:author="Lauren Darr" w:date="2018-06-24T20:22:00Z">
              <w:rPr/>
            </w:rPrChange>
          </w:rPr>
          <w:t>.</w:t>
        </w:r>
      </w:ins>
    </w:p>
    <w:p w:rsidR="0071103E" w:rsidRPr="00AD4CA3" w:rsidRDefault="0071103E">
      <w:pPr>
        <w:ind w:firstLine="274"/>
        <w:rPr>
          <w:ins w:id="1659" w:author="Lauren Darr" w:date="2018-06-24T20:21:00Z"/>
        </w:rPr>
        <w:pPrChange w:id="1660" w:author="Lauren Darr" w:date="2018-06-09T17:02:00Z">
          <w:pPr>
            <w:pStyle w:val="heading20"/>
          </w:pPr>
        </w:pPrChange>
      </w:pPr>
    </w:p>
    <w:p w:rsidR="00657488" w:rsidDel="00A1766B" w:rsidRDefault="009B1D59">
      <w:pPr>
        <w:ind w:firstLine="274"/>
        <w:rPr>
          <w:del w:id="1661" w:author="Crowder, Michael" w:date="2018-03-14T18:31:00Z"/>
        </w:rPr>
        <w:pPrChange w:id="1662" w:author="Lauren Darr" w:date="2018-06-09T17:02:00Z">
          <w:pPr>
            <w:ind w:firstLine="0"/>
          </w:pPr>
        </w:pPrChange>
      </w:pPr>
      <w:del w:id="1663" w:author="Crowder, Michael" w:date="2018-03-14T18:31:00Z">
        <w:r w:rsidRPr="009B1D59" w:rsidDel="00A1766B">
          <w:delText>Please check that the lines in line drawings are not interrupted and have a constant width. Grids and details within t</w:delText>
        </w:r>
        <w:r w:rsidR="00C951AE" w:rsidDel="00A1766B">
          <w:delText>he figures must be clearly legi</w:delText>
        </w:r>
        <w:r w:rsidRPr="009B1D59" w:rsidDel="00A1766B">
          <w:delText>ble and may not be written one on top of the other. Line drawings should have a resolution of at least 800 dpi (prefe</w:delText>
        </w:r>
        <w:r w:rsidR="009F4136" w:rsidDel="00A1766B">
          <w:delText>rably 1200 dpi).</w:delText>
        </w:r>
        <w:r w:rsidRPr="009B1D59" w:rsidDel="00A1766B">
          <w:delText xml:space="preserve"> The lettering in figures should have a height of 2 mm (10-point type).  Figures should be numbered and should have a caption which should always be positioned </w:delText>
        </w:r>
        <w:r w:rsidRPr="009B1D59" w:rsidDel="00A1766B">
          <w:rPr>
            <w:i/>
          </w:rPr>
          <w:delText>under</w:delText>
        </w:r>
        <w:r w:rsidRPr="009B1D59" w:rsidDel="00A1766B">
          <w:delText xml:space="preserve"> the figures, in contrast to the caption belonging to a table, which should always appear </w:delText>
        </w:r>
        <w:r w:rsidRPr="009B1D59" w:rsidDel="00A1766B">
          <w:rPr>
            <w:i/>
          </w:rPr>
          <w:delText>above</w:delText>
        </w:r>
        <w:r w:rsidRPr="009B1D59" w:rsidDel="00A1766B">
          <w:delText xml:space="preserve"> the table. Please center the captions between the margins and set them in 9-point type (Fig. 1 shows an example). The distance between text and figure should be about 8 mm, the distance be</w:delText>
        </w:r>
        <w:r w:rsidR="00A8258F" w:rsidDel="00A1766B">
          <w:delText>tween figure and caption about 6</w:delText>
        </w:r>
        <w:r w:rsidRPr="009B1D59" w:rsidDel="00A1766B">
          <w:delText xml:space="preserve"> mm.</w:delText>
        </w:r>
        <w:r w:rsidR="00657488" w:rsidDel="00A1766B">
          <w:delText xml:space="preserve"> </w:delText>
        </w:r>
      </w:del>
    </w:p>
    <w:p w:rsidR="00A8258F" w:rsidDel="00A1766B" w:rsidRDefault="00A8258F">
      <w:pPr>
        <w:ind w:firstLine="274"/>
        <w:rPr>
          <w:del w:id="1664" w:author="Crowder, Michael" w:date="2018-03-14T18:31:00Z"/>
        </w:rPr>
        <w:pPrChange w:id="1665" w:author="Lauren Darr" w:date="2018-06-09T17:02:00Z">
          <w:pPr/>
        </w:pPrChange>
      </w:pPr>
      <w:del w:id="1666" w:author="Crowder, Michael" w:date="2018-03-14T18:31:00Z">
        <w:r w:rsidDel="00A1766B">
          <w:delText xml:space="preserve">To ensure that the reproduction of your illustrations is of a reasonable quality, we advise against the use of shading. The contrast should be as pronounced as possible. </w:delText>
        </w:r>
      </w:del>
    </w:p>
    <w:p w:rsidR="009B1D59" w:rsidRPr="009B1D59" w:rsidDel="00A1766B" w:rsidRDefault="009B1D59">
      <w:pPr>
        <w:ind w:firstLine="274"/>
        <w:rPr>
          <w:del w:id="1667" w:author="Crowder, Michael" w:date="2018-03-14T18:31:00Z"/>
        </w:rPr>
        <w:pPrChange w:id="1668" w:author="Lauren Darr" w:date="2018-06-09T17:02:00Z">
          <w:pPr/>
        </w:pPrChange>
      </w:pPr>
      <w:del w:id="1669" w:author="Crowder, Michael" w:date="2018-03-14T18:31:00Z">
        <w:r w:rsidRPr="009B1D59" w:rsidDel="00A1766B">
          <w:delText xml:space="preserve">If screenshots are necessary, please make sure that you are happy with the print quality before you send the files. </w:delText>
        </w:r>
      </w:del>
    </w:p>
    <w:p w:rsidR="001D3036" w:rsidDel="00A1766B" w:rsidRDefault="009B1D59">
      <w:pPr>
        <w:pStyle w:val="heading40"/>
        <w:ind w:firstLine="274"/>
        <w:rPr>
          <w:del w:id="1670" w:author="Crowder, Michael" w:date="2018-03-14T18:31:00Z"/>
        </w:rPr>
        <w:pPrChange w:id="1671" w:author="Lauren Darr" w:date="2018-06-09T17:02:00Z">
          <w:pPr>
            <w:pStyle w:val="heading40"/>
          </w:pPr>
        </w:pPrChange>
      </w:pPr>
      <w:del w:id="1672" w:author="Crowder, Michael" w:date="2018-03-14T18:31:00Z">
        <w:r w:rsidRPr="009B1D59" w:rsidDel="00A1766B">
          <w:delText xml:space="preserve">Remark 1. </w:delText>
        </w:r>
        <w:r w:rsidRPr="001D3036" w:rsidDel="00A1766B">
          <w:rPr>
            <w:i w:val="0"/>
          </w:rPr>
          <w:delText>In the printed volumes, illustrations are generally black and white (halftones), and only in exceptional cases, and if the author is prepared to cover the extra costs involved, are color</w:delText>
        </w:r>
        <w:r w:rsidR="006A1BD8" w:rsidRPr="001D3036" w:rsidDel="00A1766B">
          <w:rPr>
            <w:i w:val="0"/>
          </w:rPr>
          <w:delText>ed</w:delText>
        </w:r>
        <w:r w:rsidRPr="001D3036" w:rsidDel="00A1766B">
          <w:rPr>
            <w:i w:val="0"/>
          </w:rPr>
          <w:delText xml:space="preserve"> pictures accepted. Color</w:delText>
        </w:r>
        <w:r w:rsidR="006A1BD8" w:rsidRPr="001D3036" w:rsidDel="00A1766B">
          <w:rPr>
            <w:i w:val="0"/>
          </w:rPr>
          <w:delText>ed</w:delText>
        </w:r>
        <w:r w:rsidRPr="001D3036" w:rsidDel="00A1766B">
          <w:rPr>
            <w:i w:val="0"/>
          </w:rPr>
          <w:delText xml:space="preserve"> pictures are welcome in the electronic version  free of charge. If you send colored figures that are to be printed in black and white, please make sure that they really are legible in black and white. Some colors show up very poorly when printed in black and white.</w:delText>
        </w:r>
      </w:del>
    </w:p>
    <w:p w:rsidR="00A8258F" w:rsidRPr="00A8258F" w:rsidDel="00DA2A1B" w:rsidRDefault="00A8258F">
      <w:pPr>
        <w:pStyle w:val="p1a"/>
        <w:ind w:firstLine="274"/>
        <w:rPr>
          <w:del w:id="1673" w:author="Lauren Darr" w:date="2018-05-16T15:49:00Z"/>
        </w:rPr>
        <w:pPrChange w:id="1674" w:author="Lauren Darr" w:date="2018-06-09T17:02:00Z">
          <w:pPr>
            <w:pStyle w:val="p1a"/>
          </w:pPr>
        </w:pPrChange>
      </w:pPr>
    </w:p>
    <w:p w:rsidR="009B1D59" w:rsidRDefault="008D0B11">
      <w:pPr>
        <w:ind w:firstLine="274"/>
        <w:pPrChange w:id="1675" w:author="Lauren Darr" w:date="2018-06-09T17:02:00Z">
          <w:pPr>
            <w:spacing w:before="220" w:after="220"/>
            <w:jc w:val="center"/>
          </w:pPr>
        </w:pPrChange>
      </w:pPr>
      <w:del w:id="1676" w:author="Lauren Darr" w:date="2018-05-16T15:49:00Z">
        <w:r w:rsidDel="00DA2A1B">
          <w:rPr>
            <w:noProof/>
          </w:rPr>
          <w:drawing>
            <wp:inline distT="0" distB="0" distL="0" distR="0">
              <wp:extent cx="3342005"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2005" cy="3053715"/>
                      </a:xfrm>
                      <a:prstGeom prst="rect">
                        <a:avLst/>
                      </a:prstGeom>
                      <a:noFill/>
                      <a:ln>
                        <a:noFill/>
                      </a:ln>
                    </pic:spPr>
                  </pic:pic>
                </a:graphicData>
              </a:graphic>
            </wp:inline>
          </w:drawing>
        </w:r>
      </w:del>
    </w:p>
    <w:p w:rsidR="001D3036" w:rsidRPr="001D3036" w:rsidDel="00DA2A1B" w:rsidRDefault="009B1D59" w:rsidP="001D3036">
      <w:pPr>
        <w:pStyle w:val="figurelegend"/>
        <w:rPr>
          <w:del w:id="1677" w:author="Lauren Darr" w:date="2018-05-16T15:49:00Z"/>
        </w:rPr>
      </w:pPr>
      <w:del w:id="1678" w:author="Lauren Darr" w:date="2018-05-16T15:49:00Z">
        <w:r w:rsidDel="00DA2A1B">
          <w:rPr>
            <w:b/>
          </w:rPr>
          <w:delText xml:space="preserve">Fig. </w:delText>
        </w:r>
        <w:r w:rsidDel="00DA2A1B">
          <w:rPr>
            <w:b/>
          </w:rPr>
          <w:fldChar w:fldCharType="begin"/>
        </w:r>
        <w:r w:rsidDel="00DA2A1B">
          <w:rPr>
            <w:b/>
          </w:rPr>
          <w:delInstrText xml:space="preserve"> SEQ Fig. \n </w:delInstrText>
        </w:r>
        <w:r w:rsidDel="00DA2A1B">
          <w:rPr>
            <w:b/>
          </w:rPr>
          <w:fldChar w:fldCharType="separate"/>
        </w:r>
        <w:r w:rsidR="00A82AC2" w:rsidDel="00DA2A1B">
          <w:rPr>
            <w:b/>
            <w:noProof/>
          </w:rPr>
          <w:delText>1</w:delText>
        </w:r>
        <w:r w:rsidDel="00DA2A1B">
          <w:rPr>
            <w:b/>
          </w:rPr>
          <w:fldChar w:fldCharType="end"/>
        </w:r>
        <w:r w:rsidDel="00DA2A1B">
          <w:rPr>
            <w:b/>
          </w:rPr>
          <w:delText>.</w:delText>
        </w:r>
        <w:r w:rsidDel="00DA2A1B">
          <w:delText xml:space="preserve"> One kernel at </w:delText>
        </w:r>
        <w:r w:rsidDel="00DA2A1B">
          <w:rPr>
            <w:i/>
          </w:rPr>
          <w:delText>x</w:delText>
        </w:r>
        <w:r w:rsidDel="00DA2A1B">
          <w:rPr>
            <w:i/>
            <w:position w:val="-4"/>
          </w:rPr>
          <w:delText>s</w:delText>
        </w:r>
        <w:r w:rsidDel="00DA2A1B">
          <w:delText xml:space="preserve"> (</w:delText>
        </w:r>
        <w:r w:rsidDel="00DA2A1B">
          <w:rPr>
            <w:i/>
          </w:rPr>
          <w:delText>dotted kernel</w:delText>
        </w:r>
        <w:r w:rsidDel="00DA2A1B">
          <w:delText xml:space="preserve">) or two kernels at </w:delText>
        </w:r>
        <w:r w:rsidDel="00DA2A1B">
          <w:rPr>
            <w:i/>
          </w:rPr>
          <w:delText>x</w:delText>
        </w:r>
        <w:r w:rsidDel="00DA2A1B">
          <w:rPr>
            <w:i/>
            <w:position w:val="-4"/>
          </w:rPr>
          <w:delText>i</w:delText>
        </w:r>
        <w:r w:rsidDel="00DA2A1B">
          <w:delText xml:space="preserve"> and </w:delText>
        </w:r>
        <w:r w:rsidDel="00DA2A1B">
          <w:rPr>
            <w:i/>
          </w:rPr>
          <w:delText>x</w:delText>
        </w:r>
        <w:r w:rsidDel="00DA2A1B">
          <w:rPr>
            <w:i/>
            <w:position w:val="-4"/>
          </w:rPr>
          <w:delText>j</w:delText>
        </w:r>
        <w:r w:rsidDel="00DA2A1B">
          <w:delText xml:space="preserve"> (</w:delText>
        </w:r>
        <w:r w:rsidDel="00DA2A1B">
          <w:rPr>
            <w:i/>
          </w:rPr>
          <w:delText>left and right</w:delText>
        </w:r>
        <w:r w:rsidDel="00DA2A1B">
          <w:delText xml:space="preserve">) lead to the same summed estimate at </w:delText>
        </w:r>
        <w:r w:rsidDel="00DA2A1B">
          <w:rPr>
            <w:i/>
          </w:rPr>
          <w:delText>x</w:delText>
        </w:r>
        <w:r w:rsidDel="00DA2A1B">
          <w:rPr>
            <w:i/>
            <w:position w:val="-4"/>
          </w:rPr>
          <w:delText>s</w:delText>
        </w:r>
        <w:r w:rsidDel="00DA2A1B">
          <w:delText xml:space="preserve">. This shows a figure consisting of different types of lines. Elements of the figure described in the caption should be set in italics, in parentheses, as shown in this sample caption. </w:delText>
        </w:r>
      </w:del>
    </w:p>
    <w:p w:rsidR="009B1D59" w:rsidRDefault="00B24A85" w:rsidP="003E1437">
      <w:pPr>
        <w:pStyle w:val="heading20"/>
        <w:outlineLvl w:val="0"/>
        <w:rPr>
          <w:ins w:id="1679" w:author="Lauren Darr" w:date="2018-04-08T07:21:00Z"/>
        </w:rPr>
      </w:pPr>
      <w:ins w:id="1680" w:author="Lauren Darr" w:date="2018-05-16T21:19:00Z">
        <w:r>
          <w:t>6</w:t>
        </w:r>
      </w:ins>
      <w:del w:id="1681" w:author="Lauren Darr" w:date="2018-05-09T12:13:00Z">
        <w:r w:rsidR="007131A7" w:rsidDel="00B7190D">
          <w:delText>2</w:delText>
        </w:r>
      </w:del>
      <w:r w:rsidR="009B1D59">
        <w:t xml:space="preserve">.2   </w:t>
      </w:r>
      <w:del w:id="1682" w:author="Lauren Darr" w:date="2018-03-13T14:03:00Z">
        <w:r w:rsidR="009B1D59" w:rsidDel="00A0484B">
          <w:delText>Formulas</w:delText>
        </w:r>
      </w:del>
      <w:ins w:id="1683" w:author="Lauren Darr" w:date="2018-03-13T14:03:00Z">
        <w:r w:rsidR="00A0484B">
          <w:t>Accessing Data</w:t>
        </w:r>
      </w:ins>
    </w:p>
    <w:p w:rsidR="00D53D58" w:rsidRPr="00F7658B" w:rsidRDefault="00F539EB" w:rsidP="00D53D58">
      <w:pPr>
        <w:pStyle w:val="p1a"/>
        <w:rPr>
          <w:ins w:id="1684" w:author="Lauren Darr" w:date="2018-04-08T07:36:00Z"/>
          <w:rPrChange w:id="1685" w:author="Lauren Darr" w:date="2018-06-24T20:45:00Z">
            <w:rPr>
              <w:ins w:id="1686" w:author="Lauren Darr" w:date="2018-04-08T07:36:00Z"/>
            </w:rPr>
          </w:rPrChange>
        </w:rPr>
      </w:pPr>
      <w:ins w:id="1687" w:author="Lauren Darr" w:date="2018-04-08T07:22:00Z">
        <w:r w:rsidRPr="00F7658B">
          <w:rPr>
            <w:rPrChange w:id="1688" w:author="Lauren Darr" w:date="2018-06-24T20:45:00Z">
              <w:rPr/>
            </w:rPrChange>
          </w:rPr>
          <w:t xml:space="preserve">The </w:t>
        </w:r>
        <w:r w:rsidRPr="00F7658B">
          <w:rPr>
            <w:i/>
            <w:rPrChange w:id="1689" w:author="Lauren Darr" w:date="2018-06-24T20:45:00Z">
              <w:rPr>
                <w:i/>
              </w:rPr>
            </w:rPrChange>
          </w:rPr>
          <w:t>Police Incidents</w:t>
        </w:r>
        <w:r w:rsidRPr="00F7658B">
          <w:rPr>
            <w:rPrChange w:id="1690" w:author="Lauren Darr" w:date="2018-06-24T20:45:00Z">
              <w:rPr/>
            </w:rPrChange>
          </w:rPr>
          <w:t xml:space="preserve"> data set was accessed </w:t>
        </w:r>
      </w:ins>
      <w:ins w:id="1691" w:author="Lauren Darr" w:date="2018-04-08T07:34:00Z">
        <w:r w:rsidR="00D53D58" w:rsidRPr="00F7658B">
          <w:rPr>
            <w:rPrChange w:id="1692" w:author="Lauren Darr" w:date="2018-06-24T20:45:00Z">
              <w:rPr/>
            </w:rPrChange>
          </w:rPr>
          <w:t>using</w:t>
        </w:r>
      </w:ins>
      <w:ins w:id="1693" w:author="Lauren Darr" w:date="2018-04-08T07:22:00Z">
        <w:r w:rsidRPr="00F7658B">
          <w:rPr>
            <w:rPrChange w:id="1694" w:author="Lauren Darr" w:date="2018-06-24T20:45:00Z">
              <w:rPr/>
            </w:rPrChange>
          </w:rPr>
          <w:t xml:space="preserve"> the </w:t>
        </w:r>
        <w:proofErr w:type="spellStart"/>
        <w:r w:rsidRPr="00F7658B">
          <w:rPr>
            <w:rPrChange w:id="1695" w:author="Lauren Darr" w:date="2018-06-24T20:45:00Z">
              <w:rPr/>
            </w:rPrChange>
          </w:rPr>
          <w:t>Socrata</w:t>
        </w:r>
        <w:proofErr w:type="spellEnd"/>
        <w:r w:rsidRPr="00F7658B">
          <w:rPr>
            <w:rPrChange w:id="1696" w:author="Lauren Darr" w:date="2018-06-24T20:45:00Z">
              <w:rPr/>
            </w:rPrChange>
          </w:rPr>
          <w:t xml:space="preserve"> </w:t>
        </w:r>
      </w:ins>
      <w:ins w:id="1697" w:author="Lauren Darr" w:date="2018-04-08T07:34:00Z">
        <w:r w:rsidR="00D53D58" w:rsidRPr="00F7658B">
          <w:rPr>
            <w:rPrChange w:id="1698" w:author="Lauren Darr" w:date="2018-06-24T20:45:00Z">
              <w:rPr/>
            </w:rPrChange>
          </w:rPr>
          <w:t>application programming interface (API) and R (version)</w:t>
        </w:r>
      </w:ins>
      <w:ins w:id="1699" w:author="Lauren Darr" w:date="2018-04-08T07:35:00Z">
        <w:r w:rsidR="00D53D58" w:rsidRPr="00F7658B">
          <w:rPr>
            <w:rPrChange w:id="1700" w:author="Lauren Darr" w:date="2018-06-24T20:45:00Z">
              <w:rPr/>
            </w:rPrChange>
          </w:rPr>
          <w:t xml:space="preserve"> programming language within the R-Studio (version) programming environment. </w:t>
        </w:r>
      </w:ins>
    </w:p>
    <w:p w:rsidR="00D53D58" w:rsidRPr="00F7658B" w:rsidRDefault="00D53D58" w:rsidP="00D53D58">
      <w:pPr>
        <w:ind w:firstLine="0"/>
        <w:rPr>
          <w:ins w:id="1701" w:author="Lauren Darr" w:date="2018-04-08T07:36:00Z"/>
          <w:rPrChange w:id="1702" w:author="Lauren Darr" w:date="2018-06-24T20:45:00Z">
            <w:rPr>
              <w:ins w:id="1703" w:author="Lauren Darr" w:date="2018-04-08T07:36:00Z"/>
            </w:rPr>
          </w:rPrChange>
        </w:rPr>
      </w:pPr>
    </w:p>
    <w:p w:rsidR="00D53D58" w:rsidRPr="00F7658B" w:rsidRDefault="00D53D58">
      <w:pPr>
        <w:ind w:firstLine="0"/>
        <w:rPr>
          <w:rPrChange w:id="1704" w:author="Lauren Darr" w:date="2018-06-24T20:45:00Z">
            <w:rPr/>
          </w:rPrChange>
        </w:rPr>
        <w:pPrChange w:id="1705" w:author="Lauren Darr" w:date="2018-06-09T17:09:00Z">
          <w:pPr>
            <w:pStyle w:val="heading20"/>
            <w:outlineLvl w:val="0"/>
          </w:pPr>
        </w:pPrChange>
      </w:pPr>
      <w:ins w:id="1706" w:author="Lauren Darr" w:date="2018-04-08T07:38:00Z">
        <w:r w:rsidRPr="00F7658B">
          <w:rPr>
            <w:rPrChange w:id="1707" w:author="Lauren Darr" w:date="2018-06-24T20:45:00Z">
              <w:rPr/>
            </w:rPrChange>
          </w:rPr>
          <w:t xml:space="preserve">**Include more information about how the API works, the documentation from </w:t>
        </w:r>
        <w:proofErr w:type="spellStart"/>
        <w:r w:rsidRPr="00F7658B">
          <w:rPr>
            <w:rPrChange w:id="1708" w:author="Lauren Darr" w:date="2018-06-24T20:45:00Z">
              <w:rPr/>
            </w:rPrChange>
          </w:rPr>
          <w:t>Socrata</w:t>
        </w:r>
        <w:proofErr w:type="spellEnd"/>
        <w:r w:rsidRPr="00F7658B">
          <w:rPr>
            <w:rPrChange w:id="1709" w:author="Lauren Darr" w:date="2018-06-24T20:45:00Z">
              <w:rPr/>
            </w:rPrChange>
          </w:rPr>
          <w:t xml:space="preserve"> and how the R </w:t>
        </w:r>
        <w:proofErr w:type="spellStart"/>
        <w:r w:rsidRPr="00F7658B">
          <w:rPr>
            <w:rPrChange w:id="1710" w:author="Lauren Darr" w:date="2018-06-24T20:45:00Z">
              <w:rPr/>
            </w:rPrChange>
          </w:rPr>
          <w:t>Socrata</w:t>
        </w:r>
        <w:proofErr w:type="spellEnd"/>
        <w:r w:rsidRPr="00F7658B">
          <w:rPr>
            <w:rPrChange w:id="1711" w:author="Lauren Darr" w:date="2018-06-24T20:45:00Z">
              <w:rPr/>
            </w:rPrChange>
          </w:rPr>
          <w:t xml:space="preserve"> library was used to access the data and store it into a df. Every time the code is run the df is u</w:t>
        </w:r>
      </w:ins>
      <w:ins w:id="1712" w:author="Lauren Darr" w:date="2018-04-08T07:39:00Z">
        <w:r w:rsidRPr="00F7658B">
          <w:rPr>
            <w:rPrChange w:id="1713" w:author="Lauren Darr" w:date="2018-06-24T20:45:00Z">
              <w:rPr/>
            </w:rPrChange>
          </w:rPr>
          <w:t>pdated with whatever new entries have been added to the data set.</w:t>
        </w:r>
      </w:ins>
    </w:p>
    <w:p w:rsidR="009B1D59" w:rsidRPr="00F7658B" w:rsidDel="00A1766B" w:rsidRDefault="009B1D59" w:rsidP="009B1D59">
      <w:pPr>
        <w:pStyle w:val="figurelegend"/>
        <w:rPr>
          <w:del w:id="1714" w:author="Crowder, Michael" w:date="2018-03-14T18:31:00Z"/>
          <w:sz w:val="20"/>
          <w:rPrChange w:id="1715" w:author="Lauren Darr" w:date="2018-06-24T20:45:00Z">
            <w:rPr>
              <w:del w:id="1716" w:author="Crowder, Michael" w:date="2018-03-14T18:31:00Z"/>
              <w:sz w:val="20"/>
            </w:rPr>
          </w:rPrChange>
        </w:rPr>
      </w:pPr>
      <w:del w:id="1717" w:author="Crowder, Michael" w:date="2018-03-14T18:31:00Z">
        <w:r w:rsidRPr="00F7658B" w:rsidDel="00A1766B">
          <w:rPr>
            <w:sz w:val="20"/>
            <w:rPrChange w:id="1718" w:author="Lauren Darr" w:date="2018-06-24T20:45:00Z">
              <w:rPr>
                <w:sz w:val="20"/>
              </w:rPr>
            </w:rPrChange>
          </w:rPr>
          <w:delText xml:space="preserve">Displayed equations or formulas are centered and set on a separate line (with an extra line or halfline space above and below). Displayed expressions should be numbered for reference. The numbers should be consecutive within each section or within the contribution, with numbers enclosed in parentheses and set on the right margin. </w:delText>
        </w:r>
      </w:del>
    </w:p>
    <w:tbl>
      <w:tblPr>
        <w:tblW w:w="0" w:type="auto"/>
        <w:tblLayout w:type="fixed"/>
        <w:tblCellMar>
          <w:left w:w="70" w:type="dxa"/>
          <w:right w:w="70" w:type="dxa"/>
        </w:tblCellMar>
        <w:tblLook w:val="0000" w:firstRow="0" w:lastRow="0" w:firstColumn="0" w:lastColumn="0" w:noHBand="0" w:noVBand="0"/>
      </w:tblPr>
      <w:tblGrid>
        <w:gridCol w:w="6449"/>
        <w:gridCol w:w="608"/>
      </w:tblGrid>
      <w:tr w:rsidR="009B1D59" w:rsidRPr="00F7658B" w:rsidDel="00A1766B">
        <w:trPr>
          <w:del w:id="1719" w:author="Crowder, Michael" w:date="2018-03-14T18:31:00Z"/>
        </w:trPr>
        <w:tc>
          <w:tcPr>
            <w:tcW w:w="6449" w:type="dxa"/>
          </w:tcPr>
          <w:p w:rsidR="009B1D59" w:rsidRPr="00F7658B" w:rsidDel="00A1766B" w:rsidRDefault="009B1D59" w:rsidP="009B1D59">
            <w:pPr>
              <w:pStyle w:val="equation"/>
              <w:tabs>
                <w:tab w:val="clear" w:pos="6237"/>
              </w:tabs>
              <w:ind w:left="0" w:firstLine="0"/>
              <w:rPr>
                <w:del w:id="1720" w:author="Crowder, Michael" w:date="2018-03-14T18:31:00Z"/>
                <w:rPrChange w:id="1721" w:author="Lauren Darr" w:date="2018-06-24T20:45:00Z">
                  <w:rPr>
                    <w:del w:id="1722" w:author="Crowder, Michael" w:date="2018-03-14T18:31:00Z"/>
                  </w:rPr>
                </w:rPrChange>
              </w:rPr>
            </w:pPr>
            <w:del w:id="1723" w:author="Crowder, Michael" w:date="2018-03-14T18:31:00Z">
              <w:r w:rsidRPr="00F7658B" w:rsidDel="00A1766B">
                <w:rPr>
                  <w:rPrChange w:id="1724" w:author="Lauren Darr" w:date="2018-06-24T20:45:00Z">
                    <w:rPr/>
                  </w:rPrChange>
                </w:rPr>
                <w:delText>x + y = z .</w:delText>
              </w:r>
            </w:del>
          </w:p>
        </w:tc>
        <w:tc>
          <w:tcPr>
            <w:tcW w:w="608" w:type="dxa"/>
          </w:tcPr>
          <w:p w:rsidR="009B1D59" w:rsidRPr="00F7658B" w:rsidDel="00A1766B" w:rsidRDefault="009B1D59" w:rsidP="009B1D59">
            <w:pPr>
              <w:pStyle w:val="equation"/>
              <w:tabs>
                <w:tab w:val="clear" w:pos="6237"/>
              </w:tabs>
              <w:ind w:left="0" w:firstLine="0"/>
              <w:jc w:val="right"/>
              <w:rPr>
                <w:del w:id="1725" w:author="Crowder, Michael" w:date="2018-03-14T18:31:00Z"/>
                <w:rPrChange w:id="1726" w:author="Lauren Darr" w:date="2018-06-24T20:45:00Z">
                  <w:rPr>
                    <w:del w:id="1727" w:author="Crowder, Michael" w:date="2018-03-14T18:31:00Z"/>
                  </w:rPr>
                </w:rPrChange>
              </w:rPr>
            </w:pPr>
            <w:del w:id="1728" w:author="Crowder, Michael" w:date="2018-03-14T18:31:00Z">
              <w:r w:rsidRPr="00F7658B" w:rsidDel="00A1766B">
                <w:rPr>
                  <w:rPrChange w:id="1729" w:author="Lauren Darr" w:date="2018-06-24T20:45:00Z">
                    <w:rPr/>
                  </w:rPrChange>
                </w:rPr>
                <w:delText>(</w:delText>
              </w:r>
              <w:r w:rsidRPr="00F7658B" w:rsidDel="00A1766B">
                <w:rPr>
                  <w:b/>
                  <w:rPrChange w:id="1730" w:author="Lauren Darr" w:date="2018-06-24T20:45:00Z">
                    <w:rPr>
                      <w:b/>
                    </w:rPr>
                  </w:rPrChange>
                </w:rPr>
                <w:fldChar w:fldCharType="begin"/>
              </w:r>
              <w:r w:rsidRPr="00F7658B" w:rsidDel="00A1766B">
                <w:rPr>
                  <w:b/>
                  <w:rPrChange w:id="1731" w:author="Lauren Darr" w:date="2018-06-24T20:45:00Z">
                    <w:rPr>
                      <w:b/>
                    </w:rPr>
                  </w:rPrChange>
                </w:rPr>
                <w:delInstrText xml:space="preserve"> SEQ eq \n </w:delInstrText>
              </w:r>
              <w:r w:rsidRPr="00F7658B" w:rsidDel="00A1766B">
                <w:rPr>
                  <w:b/>
                  <w:rPrChange w:id="1732" w:author="Lauren Darr" w:date="2018-06-24T20:45:00Z">
                    <w:rPr>
                      <w:b/>
                    </w:rPr>
                  </w:rPrChange>
                </w:rPr>
                <w:fldChar w:fldCharType="separate"/>
              </w:r>
              <w:r w:rsidR="00A82AC2" w:rsidRPr="00F7658B" w:rsidDel="00A1766B">
                <w:rPr>
                  <w:b/>
                  <w:noProof/>
                  <w:rPrChange w:id="1733" w:author="Lauren Darr" w:date="2018-06-24T20:45:00Z">
                    <w:rPr>
                      <w:b/>
                      <w:noProof/>
                    </w:rPr>
                  </w:rPrChange>
                </w:rPr>
                <w:delText>1</w:delText>
              </w:r>
              <w:r w:rsidRPr="00F7658B" w:rsidDel="00A1766B">
                <w:rPr>
                  <w:b/>
                  <w:rPrChange w:id="1734" w:author="Lauren Darr" w:date="2018-06-24T20:45:00Z">
                    <w:rPr>
                      <w:b/>
                    </w:rPr>
                  </w:rPrChange>
                </w:rPr>
                <w:fldChar w:fldCharType="end"/>
              </w:r>
              <w:r w:rsidRPr="00F7658B" w:rsidDel="00A1766B">
                <w:rPr>
                  <w:rPrChange w:id="1735" w:author="Lauren Darr" w:date="2018-06-24T20:45:00Z">
                    <w:rPr/>
                  </w:rPrChange>
                </w:rPr>
                <w:delText>)</w:delText>
              </w:r>
            </w:del>
          </w:p>
        </w:tc>
      </w:tr>
    </w:tbl>
    <w:p w:rsidR="009B1D59" w:rsidRPr="00F7658B" w:rsidDel="00A1766B" w:rsidRDefault="009B1D59" w:rsidP="009B1D59">
      <w:pPr>
        <w:rPr>
          <w:del w:id="1736" w:author="Crowder, Michael" w:date="2018-03-14T18:31:00Z"/>
          <w:rPrChange w:id="1737" w:author="Lauren Darr" w:date="2018-06-24T20:45:00Z">
            <w:rPr>
              <w:del w:id="1738" w:author="Crowder, Michael" w:date="2018-03-14T18:31:00Z"/>
            </w:rPr>
          </w:rPrChange>
        </w:rPr>
      </w:pPr>
    </w:p>
    <w:p w:rsidR="009B1D59" w:rsidRPr="00F7658B" w:rsidDel="00A1766B" w:rsidRDefault="009B1D59" w:rsidP="009B1D59">
      <w:pPr>
        <w:rPr>
          <w:del w:id="1739" w:author="Crowder, Michael" w:date="2018-03-14T18:31:00Z"/>
          <w:rPrChange w:id="1740" w:author="Lauren Darr" w:date="2018-06-24T20:45:00Z">
            <w:rPr>
              <w:del w:id="1741" w:author="Crowder, Michael" w:date="2018-03-14T18:31:00Z"/>
            </w:rPr>
          </w:rPrChange>
        </w:rPr>
      </w:pPr>
      <w:del w:id="1742" w:author="Crowder, Michael" w:date="2018-03-14T18:31:00Z">
        <w:r w:rsidRPr="00F7658B" w:rsidDel="00A1766B">
          <w:rPr>
            <w:rPrChange w:id="1743" w:author="Lauren Darr" w:date="2018-06-24T20:45:00Z">
              <w:rPr/>
            </w:rPrChange>
          </w:rPr>
          <w:delText xml:space="preserve">Please punctuate a displayed equation in the same way as ordinary text but with a small space before the end punctuation. </w:delText>
        </w:r>
      </w:del>
    </w:p>
    <w:p w:rsidR="00BF6EFC" w:rsidRPr="00F7658B" w:rsidRDefault="00B24A85">
      <w:pPr>
        <w:pStyle w:val="heading20"/>
        <w:outlineLvl w:val="0"/>
        <w:rPr>
          <w:ins w:id="1744" w:author="Lauren Darr" w:date="2018-06-09T17:09:00Z"/>
          <w:rPrChange w:id="1745" w:author="Lauren Darr" w:date="2018-06-24T20:45:00Z">
            <w:rPr>
              <w:ins w:id="1746" w:author="Lauren Darr" w:date="2018-06-09T17:09:00Z"/>
            </w:rPr>
          </w:rPrChange>
        </w:rPr>
        <w:pPrChange w:id="1747" w:author="Lauren Darr" w:date="2018-06-09T17:09:00Z">
          <w:pPr>
            <w:pStyle w:val="heading20"/>
          </w:pPr>
        </w:pPrChange>
      </w:pPr>
      <w:ins w:id="1748" w:author="Lauren Darr" w:date="2018-05-16T21:19:00Z">
        <w:r w:rsidRPr="00F7658B">
          <w:rPr>
            <w:rPrChange w:id="1749" w:author="Lauren Darr" w:date="2018-06-24T20:45:00Z">
              <w:rPr/>
            </w:rPrChange>
          </w:rPr>
          <w:t>6</w:t>
        </w:r>
      </w:ins>
      <w:ins w:id="1750" w:author="Lauren Darr" w:date="2018-05-16T15:50:00Z">
        <w:r w:rsidR="00DA2A1B" w:rsidRPr="00F7658B">
          <w:rPr>
            <w:rPrChange w:id="1751" w:author="Lauren Darr" w:date="2018-06-24T20:45:00Z">
              <w:rPr/>
            </w:rPrChange>
          </w:rPr>
          <w:t>.3   Pre-Processing Data</w:t>
        </w:r>
      </w:ins>
    </w:p>
    <w:p w:rsidR="00D53D58" w:rsidRPr="00F7658B" w:rsidRDefault="007131A7">
      <w:pPr>
        <w:pStyle w:val="heading20"/>
        <w:rPr>
          <w:ins w:id="1752" w:author="Lauren Darr" w:date="2018-04-08T07:42:00Z"/>
          <w:rPrChange w:id="1753" w:author="Lauren Darr" w:date="2018-06-24T20:45:00Z">
            <w:rPr>
              <w:ins w:id="1754" w:author="Lauren Darr" w:date="2018-04-08T07:42:00Z"/>
              <w:b w:val="0"/>
            </w:rPr>
          </w:rPrChange>
        </w:rPr>
      </w:pPr>
      <w:del w:id="1755" w:author="Lauren Darr" w:date="2018-05-09T12:13:00Z">
        <w:r w:rsidRPr="00F7658B" w:rsidDel="00B7190D">
          <w:rPr>
            <w:rPrChange w:id="1756" w:author="Lauren Darr" w:date="2018-06-24T20:45:00Z">
              <w:rPr/>
            </w:rPrChange>
          </w:rPr>
          <w:delText>2</w:delText>
        </w:r>
      </w:del>
      <w:del w:id="1757" w:author="Lauren Darr" w:date="2018-05-16T15:50:00Z">
        <w:r w:rsidR="009942DC" w:rsidRPr="00F7658B" w:rsidDel="00DA2A1B">
          <w:rPr>
            <w:rPrChange w:id="1758" w:author="Lauren Darr" w:date="2018-06-24T20:45:00Z">
              <w:rPr/>
            </w:rPrChange>
          </w:rPr>
          <w:delText xml:space="preserve">.3   </w:delText>
        </w:r>
      </w:del>
      <w:del w:id="1759" w:author="Lauren Darr" w:date="2018-03-13T14:03:00Z">
        <w:r w:rsidR="009942DC" w:rsidRPr="00F7658B" w:rsidDel="00A0484B">
          <w:rPr>
            <w:rPrChange w:id="1760" w:author="Lauren Darr" w:date="2018-06-24T20:45:00Z">
              <w:rPr/>
            </w:rPrChange>
          </w:rPr>
          <w:delText>Footnotes</w:delText>
        </w:r>
      </w:del>
      <w:ins w:id="1761" w:author="Lauren Darr" w:date="2018-04-08T07:39:00Z">
        <w:r w:rsidR="00D53D58" w:rsidRPr="00F7658B">
          <w:rPr>
            <w:b w:val="0"/>
            <w:rPrChange w:id="1762" w:author="Lauren Darr" w:date="2018-06-24T20:45:00Z">
              <w:rPr>
                <w:b w:val="0"/>
              </w:rPr>
            </w:rPrChange>
          </w:rPr>
          <w:t>Data pre-processing, or data cleansing, is the important step of determi</w:t>
        </w:r>
      </w:ins>
      <w:ins w:id="1763" w:author="Lauren Darr" w:date="2018-04-08T07:40:00Z">
        <w:r w:rsidR="00D53D58" w:rsidRPr="00F7658B">
          <w:rPr>
            <w:b w:val="0"/>
            <w:rPrChange w:id="1764" w:author="Lauren Darr" w:date="2018-06-24T20:45:00Z">
              <w:rPr>
                <w:b w:val="0"/>
              </w:rPr>
            </w:rPrChange>
          </w:rPr>
          <w:t xml:space="preserve">ning what kind and how many inaccuracies are present in a data set. It is safe to assume that most data sets have inaccuracies. Examples of potential problems a data set may include: missing values, </w:t>
        </w:r>
      </w:ins>
      <w:ins w:id="1765" w:author="Lauren Darr" w:date="2018-04-08T07:41:00Z">
        <w:r w:rsidR="00D53D58" w:rsidRPr="00F7658B">
          <w:rPr>
            <w:b w:val="0"/>
            <w:rPrChange w:id="1766" w:author="Lauren Darr" w:date="2018-06-24T20:45:00Z">
              <w:rPr>
                <w:b w:val="0"/>
              </w:rPr>
            </w:rPrChange>
          </w:rPr>
          <w:t xml:space="preserve">incorrect attribute data types, misspellings, incorrectly entered data, duplicate entries, </w:t>
        </w:r>
      </w:ins>
      <w:ins w:id="1767" w:author="Lauren Darr" w:date="2018-04-08T07:43:00Z">
        <w:r w:rsidR="00D53D58" w:rsidRPr="00F7658B">
          <w:rPr>
            <w:b w:val="0"/>
            <w:rPrChange w:id="1768" w:author="Lauren Darr" w:date="2018-06-24T20:45:00Z">
              <w:rPr>
                <w:b w:val="0"/>
              </w:rPr>
            </w:rPrChange>
          </w:rPr>
          <w:t>and more</w:t>
        </w:r>
      </w:ins>
      <w:ins w:id="1769" w:author="Lauren Darr" w:date="2018-04-08T07:41:00Z">
        <w:r w:rsidR="00D53D58" w:rsidRPr="00F7658B">
          <w:rPr>
            <w:b w:val="0"/>
            <w:rPrChange w:id="1770" w:author="Lauren Darr" w:date="2018-06-24T20:45:00Z">
              <w:rPr>
                <w:b w:val="0"/>
              </w:rPr>
            </w:rPrChange>
          </w:rPr>
          <w:t xml:space="preserve"> (CITE some info about data cleaning process</w:t>
        </w:r>
      </w:ins>
      <w:ins w:id="1771" w:author="Lauren Darr" w:date="2018-04-08T07:42:00Z">
        <w:r w:rsidR="00D53D58" w:rsidRPr="00F7658B">
          <w:rPr>
            <w:b w:val="0"/>
            <w:rPrChange w:id="1772" w:author="Lauren Darr" w:date="2018-06-24T20:45:00Z">
              <w:rPr>
                <w:b w:val="0"/>
              </w:rPr>
            </w:rPrChange>
          </w:rPr>
          <w:t>).</w:t>
        </w:r>
      </w:ins>
    </w:p>
    <w:p w:rsidR="00D53D58" w:rsidRPr="00F7658B" w:rsidRDefault="00D53D58">
      <w:pPr>
        <w:pStyle w:val="p1a"/>
        <w:rPr>
          <w:ins w:id="1773" w:author="Lauren Darr" w:date="2018-04-08T07:42:00Z"/>
          <w:rPrChange w:id="1774" w:author="Lauren Darr" w:date="2018-06-24T20:45:00Z">
            <w:rPr>
              <w:ins w:id="1775" w:author="Lauren Darr" w:date="2018-04-08T07:42:00Z"/>
            </w:rPr>
          </w:rPrChange>
        </w:rPr>
        <w:pPrChange w:id="1776" w:author="Lauren Darr" w:date="2018-06-09T17:09:00Z">
          <w:pPr>
            <w:pStyle w:val="heading20"/>
          </w:pPr>
        </w:pPrChange>
      </w:pPr>
      <w:ins w:id="1777" w:author="Lauren Darr" w:date="2018-04-08T07:42:00Z">
        <w:r w:rsidRPr="00F7658B">
          <w:rPr>
            <w:rPrChange w:id="1778" w:author="Lauren Darr" w:date="2018-06-24T20:45:00Z">
              <w:rPr/>
            </w:rPrChange>
          </w:rPr>
          <w:t xml:space="preserve">Since this is written with </w:t>
        </w:r>
      </w:ins>
      <w:ins w:id="1779" w:author="Lauren Darr" w:date="2018-04-08T07:43:00Z">
        <w:r w:rsidRPr="00F7658B">
          <w:rPr>
            <w:rPrChange w:id="1780" w:author="Lauren Darr" w:date="2018-06-24T20:45:00Z">
              <w:rPr/>
            </w:rPrChange>
          </w:rPr>
          <w:t xml:space="preserve">a novice user in mind, should we include actual examples of code to detail the process of data cleaning. </w:t>
        </w:r>
      </w:ins>
    </w:p>
    <w:p w:rsidR="009942DC" w:rsidRPr="00F7658B" w:rsidRDefault="00A0484B" w:rsidP="009942DC">
      <w:pPr>
        <w:pStyle w:val="heading20"/>
        <w:rPr>
          <w:b w:val="0"/>
          <w:rPrChange w:id="1781" w:author="Lauren Darr" w:date="2018-06-24T20:45:00Z">
            <w:rPr/>
          </w:rPrChange>
        </w:rPr>
      </w:pPr>
      <w:ins w:id="1782" w:author="Lauren Darr" w:date="2018-03-13T14:03:00Z">
        <w:r w:rsidRPr="00F7658B">
          <w:rPr>
            <w:rPrChange w:id="1783" w:author="Lauren Darr" w:date="2018-06-24T20:45:00Z">
              <w:rPr/>
            </w:rPrChange>
          </w:rPr>
          <w:lastRenderedPageBreak/>
          <w:t xml:space="preserve"> </w:t>
        </w:r>
      </w:ins>
    </w:p>
    <w:p w:rsidR="009942DC" w:rsidRPr="00F7658B" w:rsidDel="00A1766B" w:rsidRDefault="009942DC" w:rsidP="003E1437">
      <w:pPr>
        <w:pStyle w:val="p1a"/>
        <w:outlineLvl w:val="0"/>
        <w:rPr>
          <w:del w:id="1784" w:author="Crowder, Michael" w:date="2018-03-14T18:31:00Z"/>
          <w:rPrChange w:id="1785" w:author="Lauren Darr" w:date="2018-06-24T20:45:00Z">
            <w:rPr>
              <w:del w:id="1786" w:author="Crowder, Michael" w:date="2018-03-14T18:31:00Z"/>
            </w:rPr>
          </w:rPrChange>
        </w:rPr>
      </w:pPr>
      <w:del w:id="1787" w:author="Crowder, Michael" w:date="2018-03-14T18:31:00Z">
        <w:r w:rsidRPr="00F7658B" w:rsidDel="00A1766B">
          <w:rPr>
            <w:rPrChange w:id="1788" w:author="Lauren Darr" w:date="2018-06-24T20:45:00Z">
              <w:rPr/>
            </w:rPrChange>
          </w:rPr>
          <w:delText xml:space="preserve">The superscript numeral used to refer to a footnote appears in the text either directly after the word to be discussed or – in relation to a phrase or a sentence </w:delText>
        </w:r>
        <w:r w:rsidR="009F4136" w:rsidRPr="00F7658B" w:rsidDel="00A1766B">
          <w:rPr>
            <w:rPrChange w:id="1789" w:author="Lauren Darr" w:date="2018-06-24T20:45:00Z">
              <w:rPr/>
            </w:rPrChange>
          </w:rPr>
          <w:delText>– following the punctuation mark</w:delText>
        </w:r>
        <w:r w:rsidRPr="00F7658B" w:rsidDel="00A1766B">
          <w:rPr>
            <w:rPrChange w:id="1790" w:author="Lauren Darr" w:date="2018-06-24T20:45:00Z">
              <w:rPr/>
            </w:rPrChange>
          </w:rPr>
          <w:delText xml:space="preserve"> (comma, semicolon, or period). Footnotes should appear at the bottom of the normal text area, </w:delText>
        </w:r>
        <w:r w:rsidR="00C951AE" w:rsidRPr="00F7658B" w:rsidDel="00A1766B">
          <w:rPr>
            <w:rPrChange w:id="1791" w:author="Lauren Darr" w:date="2018-06-24T20:45:00Z">
              <w:rPr/>
            </w:rPrChange>
          </w:rPr>
          <w:delText>with a line of about 5cm</w:delText>
        </w:r>
        <w:r w:rsidRPr="00F7658B" w:rsidDel="00A1766B">
          <w:rPr>
            <w:rPrChange w:id="1792" w:author="Lauren Darr" w:date="2018-06-24T20:45:00Z">
              <w:rPr/>
            </w:rPrChange>
          </w:rPr>
          <w:delText xml:space="preserve"> set immediately above them</w:delText>
        </w:r>
        <w:r w:rsidR="009F4136" w:rsidRPr="00F7658B" w:rsidDel="00A1766B">
          <w:rPr>
            <w:rStyle w:val="FootnoteReference"/>
            <w:rPrChange w:id="1793" w:author="Lauren Darr" w:date="2018-06-24T20:45:00Z">
              <w:rPr>
                <w:rStyle w:val="FootnoteReference"/>
              </w:rPr>
            </w:rPrChange>
          </w:rPr>
          <w:footnoteReference w:id="9"/>
        </w:r>
        <w:r w:rsidR="009F4136" w:rsidRPr="00F7658B" w:rsidDel="00A1766B">
          <w:rPr>
            <w:rPrChange w:id="1796" w:author="Lauren Darr" w:date="2018-06-24T20:45:00Z">
              <w:rPr/>
            </w:rPrChange>
          </w:rPr>
          <w:delText>.</w:delText>
        </w:r>
        <w:r w:rsidRPr="00F7658B" w:rsidDel="00A1766B">
          <w:rPr>
            <w:rPrChange w:id="1797" w:author="Lauren Darr" w:date="2018-06-24T20:45:00Z">
              <w:rPr/>
            </w:rPrChange>
          </w:rPr>
          <w:delText xml:space="preserve"> </w:delText>
        </w:r>
      </w:del>
    </w:p>
    <w:p w:rsidR="009B1D59" w:rsidRPr="00F7658B" w:rsidDel="00A2214C" w:rsidRDefault="007131A7" w:rsidP="003E1437">
      <w:pPr>
        <w:pStyle w:val="heading20"/>
        <w:outlineLvl w:val="0"/>
        <w:rPr>
          <w:del w:id="1798" w:author="Lauren Darr" w:date="2018-06-24T20:27:00Z"/>
          <w:rPrChange w:id="1799" w:author="Lauren Darr" w:date="2018-06-24T20:45:00Z">
            <w:rPr>
              <w:del w:id="1800" w:author="Lauren Darr" w:date="2018-06-24T20:27:00Z"/>
            </w:rPr>
          </w:rPrChange>
        </w:rPr>
      </w:pPr>
      <w:bookmarkStart w:id="1801" w:name="OLE_LINK2"/>
      <w:bookmarkStart w:id="1802" w:name="OLE_LINK3"/>
      <w:del w:id="1803" w:author="Lauren Darr" w:date="2018-03-13T14:04:00Z">
        <w:r w:rsidRPr="00F7658B" w:rsidDel="00A0484B">
          <w:rPr>
            <w:rPrChange w:id="1804" w:author="Lauren Darr" w:date="2018-06-24T20:45:00Z">
              <w:rPr/>
            </w:rPrChange>
          </w:rPr>
          <w:delText>2</w:delText>
        </w:r>
        <w:r w:rsidR="009942DC" w:rsidRPr="00F7658B" w:rsidDel="00A0484B">
          <w:rPr>
            <w:rPrChange w:id="1805" w:author="Lauren Darr" w:date="2018-06-24T20:45:00Z">
              <w:rPr/>
            </w:rPrChange>
          </w:rPr>
          <w:delText>.4</w:delText>
        </w:r>
        <w:r w:rsidR="009B1D59" w:rsidRPr="00F7658B" w:rsidDel="00A0484B">
          <w:rPr>
            <w:rPrChange w:id="1806" w:author="Lauren Darr" w:date="2018-06-24T20:45:00Z">
              <w:rPr/>
            </w:rPrChange>
          </w:rPr>
          <w:delText xml:space="preserve">   </w:delText>
        </w:r>
      </w:del>
      <w:del w:id="1807" w:author="Lauren Darr" w:date="2018-06-24T20:27:00Z">
        <w:r w:rsidR="009B1D59" w:rsidRPr="00F7658B" w:rsidDel="00A2214C">
          <w:rPr>
            <w:rPrChange w:id="1808" w:author="Lauren Darr" w:date="2018-06-24T20:45:00Z">
              <w:rPr/>
            </w:rPrChange>
          </w:rPr>
          <w:delText>Program Code</w:delText>
        </w:r>
      </w:del>
    </w:p>
    <w:bookmarkEnd w:id="1801"/>
    <w:bookmarkEnd w:id="1802"/>
    <w:p w:rsidR="009B1D59" w:rsidRPr="00F7658B" w:rsidDel="00A2214C" w:rsidRDefault="009B1D59" w:rsidP="009B1D59">
      <w:pPr>
        <w:pStyle w:val="p1a"/>
        <w:rPr>
          <w:del w:id="1809" w:author="Lauren Darr" w:date="2018-06-24T20:27:00Z"/>
          <w:rPrChange w:id="1810" w:author="Lauren Darr" w:date="2018-06-24T20:45:00Z">
            <w:rPr>
              <w:del w:id="1811" w:author="Lauren Darr" w:date="2018-06-24T20:27:00Z"/>
            </w:rPr>
          </w:rPrChange>
        </w:rPr>
      </w:pPr>
      <w:del w:id="1812" w:author="Lauren Darr" w:date="2018-06-24T20:27:00Z">
        <w:r w:rsidRPr="00F7658B" w:rsidDel="00A2214C">
          <w:rPr>
            <w:rPrChange w:id="1813" w:author="Lauren Darr" w:date="2018-06-24T20:45:00Z">
              <w:rPr/>
            </w:rPrChange>
          </w:rPr>
          <w:delText>Program listings or program commands in the text are normally set in typewriter font, e.g., CMTT10 or Courier.</w:delText>
        </w:r>
      </w:del>
    </w:p>
    <w:p w:rsidR="009942DC" w:rsidRPr="00F7658B" w:rsidDel="00A2214C" w:rsidRDefault="009942DC" w:rsidP="009942DC">
      <w:pPr>
        <w:pStyle w:val="tabletitle"/>
        <w:rPr>
          <w:del w:id="1814" w:author="Lauren Darr" w:date="2018-06-24T20:27:00Z"/>
          <w:szCs w:val="18"/>
          <w:lang w:val="en-GB"/>
          <w:rPrChange w:id="1815" w:author="Lauren Darr" w:date="2018-06-24T20:45:00Z">
            <w:rPr>
              <w:del w:id="1816" w:author="Lauren Darr" w:date="2018-06-24T20:27:00Z"/>
              <w:szCs w:val="18"/>
              <w:lang w:val="en-GB"/>
            </w:rPr>
          </w:rPrChange>
        </w:rPr>
      </w:pPr>
      <w:del w:id="1817" w:author="Lauren Darr" w:date="2018-06-24T20:27:00Z">
        <w:r w:rsidRPr="00F7658B" w:rsidDel="00A2214C">
          <w:rPr>
            <w:lang w:val="en-GB"/>
            <w:rPrChange w:id="1818" w:author="Lauren Darr" w:date="2018-06-24T20:45:00Z">
              <w:rPr>
                <w:lang w:val="en-GB"/>
              </w:rPr>
            </w:rPrChange>
          </w:rPr>
          <w:delText>Example of a Co</w:delText>
        </w:r>
        <w:r w:rsidRPr="00F7658B" w:rsidDel="00A2214C">
          <w:rPr>
            <w:rPrChange w:id="1819" w:author="Lauren Darr" w:date="2018-06-24T20:45:00Z">
              <w:rPr/>
            </w:rPrChange>
          </w:rPr>
          <w:delText>mputer Program from Jensen K., Wirth N. (1991) Pascal user manual and report. Springer, New York</w:delText>
        </w:r>
      </w:del>
    </w:p>
    <w:p w:rsidR="009B1D59" w:rsidRPr="00F7658B" w:rsidDel="00A2214C" w:rsidRDefault="009B1D59" w:rsidP="009942DC">
      <w:pPr>
        <w:pStyle w:val="programcode"/>
        <w:rPr>
          <w:del w:id="1820" w:author="Lauren Darr" w:date="2018-06-24T20:27:00Z"/>
          <w:rPrChange w:id="1821" w:author="Lauren Darr" w:date="2018-06-24T20:45:00Z">
            <w:rPr>
              <w:del w:id="1822" w:author="Lauren Darr" w:date="2018-06-24T20:27:00Z"/>
            </w:rPr>
          </w:rPrChange>
        </w:rPr>
      </w:pPr>
      <w:del w:id="1823" w:author="Lauren Darr" w:date="2018-06-24T20:27:00Z">
        <w:r w:rsidRPr="00F7658B" w:rsidDel="00A2214C">
          <w:rPr>
            <w:rPrChange w:id="1824" w:author="Lauren Darr" w:date="2018-06-24T20:45:00Z">
              <w:rPr/>
            </w:rPrChange>
          </w:rPr>
          <w:delText>program Inflation (Output)</w:delText>
        </w:r>
        <w:r w:rsidRPr="00F7658B" w:rsidDel="00A2214C">
          <w:rPr>
            <w:rPrChange w:id="1825" w:author="Lauren Darr" w:date="2018-06-24T20:45:00Z">
              <w:rPr/>
            </w:rPrChange>
          </w:rPr>
          <w:br/>
          <w:delText xml:space="preserve">  {Assuming annual inflation rates of 7%, 8%, and</w:delText>
        </w:r>
        <w:r w:rsidRPr="00F7658B" w:rsidDel="00A2214C">
          <w:rPr>
            <w:rPrChange w:id="1826" w:author="Lauren Darr" w:date="2018-06-24T20:45:00Z">
              <w:rPr/>
            </w:rPrChange>
          </w:rPr>
          <w:br/>
          <w:delText xml:space="preserve">  10%,...   years};</w:delText>
        </w:r>
        <w:r w:rsidRPr="00F7658B" w:rsidDel="00A2214C">
          <w:rPr>
            <w:rPrChange w:id="1827" w:author="Lauren Darr" w:date="2018-06-24T20:45:00Z">
              <w:rPr/>
            </w:rPrChange>
          </w:rPr>
          <w:br/>
          <w:delText xml:space="preserve">  const  MaxYears = 10;</w:delText>
        </w:r>
        <w:r w:rsidRPr="00F7658B" w:rsidDel="00A2214C">
          <w:rPr>
            <w:rPrChange w:id="1828" w:author="Lauren Darr" w:date="2018-06-24T20:45:00Z">
              <w:rPr/>
            </w:rPrChange>
          </w:rPr>
          <w:br/>
          <w:delText xml:space="preserve">  var    Year: 0..MaxYears;</w:delText>
        </w:r>
        <w:r w:rsidRPr="00F7658B" w:rsidDel="00A2214C">
          <w:rPr>
            <w:rPrChange w:id="1829" w:author="Lauren Darr" w:date="2018-06-24T20:45:00Z">
              <w:rPr/>
            </w:rPrChange>
          </w:rPr>
          <w:br/>
          <w:delText xml:space="preserve">         Factor1, Factor2, Factor3: Real;</w:delText>
        </w:r>
        <w:r w:rsidRPr="00F7658B" w:rsidDel="00A2214C">
          <w:rPr>
            <w:rPrChange w:id="1830" w:author="Lauren Darr" w:date="2018-06-24T20:45:00Z">
              <w:rPr/>
            </w:rPrChange>
          </w:rPr>
          <w:br/>
          <w:delText xml:space="preserve">  begin</w:delText>
        </w:r>
        <w:r w:rsidRPr="00F7658B" w:rsidDel="00A2214C">
          <w:rPr>
            <w:rPrChange w:id="1831" w:author="Lauren Darr" w:date="2018-06-24T20:45:00Z">
              <w:rPr/>
            </w:rPrChange>
          </w:rPr>
          <w:br/>
          <w:delText xml:space="preserve">    Year := 0;</w:delText>
        </w:r>
        <w:r w:rsidRPr="00F7658B" w:rsidDel="00A2214C">
          <w:rPr>
            <w:rPrChange w:id="1832" w:author="Lauren Darr" w:date="2018-06-24T20:45:00Z">
              <w:rPr/>
            </w:rPrChange>
          </w:rPr>
          <w:br/>
          <w:delText xml:space="preserve">    Factor1 := 1.0; Factor2 := 1.0; Factor3 := 1.0;</w:delText>
        </w:r>
        <w:r w:rsidRPr="00F7658B" w:rsidDel="00A2214C">
          <w:rPr>
            <w:rPrChange w:id="1833" w:author="Lauren Darr" w:date="2018-06-24T20:45:00Z">
              <w:rPr/>
            </w:rPrChange>
          </w:rPr>
          <w:br/>
          <w:delText xml:space="preserve">    WriteLn('Year 7% 8% 10%'); WriteLn;</w:delText>
        </w:r>
        <w:r w:rsidRPr="00F7658B" w:rsidDel="00A2214C">
          <w:rPr>
            <w:rPrChange w:id="1834" w:author="Lauren Darr" w:date="2018-06-24T20:45:00Z">
              <w:rPr/>
            </w:rPrChange>
          </w:rPr>
          <w:br/>
          <w:delText xml:space="preserve">    repeat</w:delText>
        </w:r>
        <w:r w:rsidRPr="00F7658B" w:rsidDel="00A2214C">
          <w:rPr>
            <w:rPrChange w:id="1835" w:author="Lauren Darr" w:date="2018-06-24T20:45:00Z">
              <w:rPr/>
            </w:rPrChange>
          </w:rPr>
          <w:br/>
          <w:delText xml:space="preserve">      Year := Year + 1;</w:delText>
        </w:r>
        <w:r w:rsidRPr="00F7658B" w:rsidDel="00A2214C">
          <w:rPr>
            <w:rPrChange w:id="1836" w:author="Lauren Darr" w:date="2018-06-24T20:45:00Z">
              <w:rPr/>
            </w:rPrChange>
          </w:rPr>
          <w:br/>
          <w:delText xml:space="preserve">      Factor1 := Factor1 * 1.07;</w:delText>
        </w:r>
        <w:r w:rsidRPr="00F7658B" w:rsidDel="00A2214C">
          <w:rPr>
            <w:rPrChange w:id="1837" w:author="Lauren Darr" w:date="2018-06-24T20:45:00Z">
              <w:rPr/>
            </w:rPrChange>
          </w:rPr>
          <w:br/>
          <w:delText xml:space="preserve">      Factor2 := Factor2 * 1.08;</w:delText>
        </w:r>
        <w:r w:rsidRPr="00F7658B" w:rsidDel="00A2214C">
          <w:rPr>
            <w:rPrChange w:id="1838" w:author="Lauren Darr" w:date="2018-06-24T20:45:00Z">
              <w:rPr/>
            </w:rPrChange>
          </w:rPr>
          <w:br/>
          <w:delText xml:space="preserve">      Factor3 := Factor3 * 1.10;</w:delText>
        </w:r>
        <w:r w:rsidRPr="00F7658B" w:rsidDel="00A2214C">
          <w:rPr>
            <w:rPrChange w:id="1839" w:author="Lauren Darr" w:date="2018-06-24T20:45:00Z">
              <w:rPr/>
            </w:rPrChange>
          </w:rPr>
          <w:br/>
          <w:delText xml:space="preserve">      WriteLn(Year:5,Factor1:7:3,Factor2:7:3,</w:delText>
        </w:r>
        <w:r w:rsidRPr="00F7658B" w:rsidDel="00A2214C">
          <w:rPr>
            <w:rPrChange w:id="1840" w:author="Lauren Darr" w:date="2018-06-24T20:45:00Z">
              <w:rPr/>
            </w:rPrChange>
          </w:rPr>
          <w:br/>
          <w:delText xml:space="preserve">        Factor3:7:3)</w:delText>
        </w:r>
        <w:r w:rsidRPr="00F7658B" w:rsidDel="00A2214C">
          <w:rPr>
            <w:rPrChange w:id="1841" w:author="Lauren Darr" w:date="2018-06-24T20:45:00Z">
              <w:rPr/>
            </w:rPrChange>
          </w:rPr>
          <w:br/>
          <w:delText xml:space="preserve">    until Year = MaxYears</w:delText>
        </w:r>
        <w:r w:rsidRPr="00F7658B" w:rsidDel="00A2214C">
          <w:rPr>
            <w:rPrChange w:id="1842" w:author="Lauren Darr" w:date="2018-06-24T20:45:00Z">
              <w:rPr/>
            </w:rPrChange>
          </w:rPr>
          <w:br/>
          <w:delText>end.</w:delText>
        </w:r>
      </w:del>
    </w:p>
    <w:p w:rsidR="009B1D59" w:rsidRPr="00F7658B" w:rsidDel="00A1766B" w:rsidRDefault="007131A7" w:rsidP="003E1437">
      <w:pPr>
        <w:pStyle w:val="heading20"/>
        <w:outlineLvl w:val="0"/>
        <w:rPr>
          <w:del w:id="1843" w:author="Crowder, Michael" w:date="2018-03-14T18:32:00Z"/>
          <w:rPrChange w:id="1844" w:author="Lauren Darr" w:date="2018-06-24T20:45:00Z">
            <w:rPr>
              <w:del w:id="1845" w:author="Crowder, Michael" w:date="2018-03-14T18:32:00Z"/>
            </w:rPr>
          </w:rPrChange>
        </w:rPr>
      </w:pPr>
      <w:del w:id="1846" w:author="Crowder, Michael" w:date="2018-03-14T18:32:00Z">
        <w:r w:rsidRPr="00F7658B" w:rsidDel="00A1766B">
          <w:rPr>
            <w:rPrChange w:id="1847" w:author="Lauren Darr" w:date="2018-06-24T20:45:00Z">
              <w:rPr/>
            </w:rPrChange>
          </w:rPr>
          <w:delText>2</w:delText>
        </w:r>
        <w:r w:rsidR="009B1D59" w:rsidRPr="00F7658B" w:rsidDel="00A1766B">
          <w:rPr>
            <w:rPrChange w:id="1848" w:author="Lauren Darr" w:date="2018-06-24T20:45:00Z">
              <w:rPr/>
            </w:rPrChange>
          </w:rPr>
          <w:delText>.5   Citations</w:delText>
        </w:r>
      </w:del>
    </w:p>
    <w:p w:rsidR="009B1D59" w:rsidRPr="00F7658B" w:rsidDel="00A1766B" w:rsidRDefault="009B1D59" w:rsidP="003E1437">
      <w:pPr>
        <w:pStyle w:val="p1a"/>
        <w:outlineLvl w:val="0"/>
        <w:rPr>
          <w:del w:id="1849" w:author="Crowder, Michael" w:date="2018-03-14T18:32:00Z"/>
          <w:rPrChange w:id="1850" w:author="Lauren Darr" w:date="2018-06-24T20:45:00Z">
            <w:rPr>
              <w:del w:id="1851" w:author="Crowder, Michael" w:date="2018-03-14T18:32:00Z"/>
            </w:rPr>
          </w:rPrChange>
        </w:rPr>
      </w:pPr>
      <w:del w:id="1852" w:author="Crowder, Michael" w:date="2018-03-14T18:32:00Z">
        <w:r w:rsidRPr="00F7658B" w:rsidDel="00A1766B">
          <w:rPr>
            <w:rPrChange w:id="1853" w:author="Lauren Darr" w:date="2018-06-24T20:45:00Z">
              <w:rPr/>
            </w:rPrChange>
          </w:rPr>
          <w:delText>The list of references is headed “References” and is not assigned a number. The list should be set in small print and placed at the end of your contribution, in front of the appendix, if one exists. Please do not insert a pagebreak before the list of references if the page is not completely filled. An example is given at the end of this information sheet. For citations in the text please use square brackets and consecutive num</w:delText>
        </w:r>
        <w:r w:rsidR="008A0799" w:rsidRPr="00F7658B" w:rsidDel="00A1766B">
          <w:rPr>
            <w:rPrChange w:id="1854" w:author="Lauren Darr" w:date="2018-06-24T20:45:00Z">
              <w:rPr/>
            </w:rPrChange>
          </w:rPr>
          <w:delText>bers: [1], [2], [3], etc.</w:delText>
        </w:r>
      </w:del>
    </w:p>
    <w:p w:rsidR="009B1D59" w:rsidRPr="00F7658B" w:rsidDel="00A1766B" w:rsidRDefault="007131A7" w:rsidP="003E1437">
      <w:pPr>
        <w:pStyle w:val="heading20"/>
        <w:outlineLvl w:val="0"/>
        <w:rPr>
          <w:del w:id="1855" w:author="Crowder, Michael" w:date="2018-03-14T18:32:00Z"/>
          <w:rPrChange w:id="1856" w:author="Lauren Darr" w:date="2018-06-24T20:45:00Z">
            <w:rPr>
              <w:del w:id="1857" w:author="Crowder, Michael" w:date="2018-03-14T18:32:00Z"/>
            </w:rPr>
          </w:rPrChange>
        </w:rPr>
      </w:pPr>
      <w:del w:id="1858" w:author="Crowder, Michael" w:date="2018-03-14T18:32:00Z">
        <w:r w:rsidRPr="00F7658B" w:rsidDel="00A1766B">
          <w:rPr>
            <w:rPrChange w:id="1859" w:author="Lauren Darr" w:date="2018-06-24T20:45:00Z">
              <w:rPr/>
            </w:rPrChange>
          </w:rPr>
          <w:delText>2</w:delText>
        </w:r>
        <w:r w:rsidR="009B1D59" w:rsidRPr="00F7658B" w:rsidDel="00A1766B">
          <w:rPr>
            <w:rPrChange w:id="1860" w:author="Lauren Darr" w:date="2018-06-24T20:45:00Z">
              <w:rPr/>
            </w:rPrChange>
          </w:rPr>
          <w:delText>.6   Page Numbering and Running Heads</w:delText>
        </w:r>
      </w:del>
    </w:p>
    <w:p w:rsidR="009B1D59" w:rsidRPr="00F7658B" w:rsidDel="00A1766B" w:rsidRDefault="009B1D59" w:rsidP="003E1437">
      <w:pPr>
        <w:pStyle w:val="p1a"/>
        <w:outlineLvl w:val="0"/>
        <w:rPr>
          <w:del w:id="1861" w:author="Crowder, Michael" w:date="2018-03-14T18:32:00Z"/>
          <w:rPrChange w:id="1862" w:author="Lauren Darr" w:date="2018-06-24T20:45:00Z">
            <w:rPr>
              <w:del w:id="1863" w:author="Crowder, Michael" w:date="2018-03-14T18:32:00Z"/>
            </w:rPr>
          </w:rPrChange>
        </w:rPr>
      </w:pPr>
      <w:del w:id="1864" w:author="Crowder, Michael" w:date="2018-03-14T18:32:00Z">
        <w:r w:rsidRPr="00F7658B" w:rsidDel="00A1766B">
          <w:rPr>
            <w:rPrChange w:id="1865" w:author="Lauren Darr" w:date="2018-06-24T20:45:00Z">
              <w:rPr/>
            </w:rPrChange>
          </w:rPr>
          <w:delText>Please do not set running heads or page numbers.</w:delText>
        </w:r>
      </w:del>
    </w:p>
    <w:p w:rsidR="009B1D59" w:rsidRPr="00F7658B" w:rsidRDefault="00B24A85" w:rsidP="003E1437">
      <w:pPr>
        <w:pStyle w:val="heading10"/>
        <w:outlineLvl w:val="0"/>
        <w:rPr>
          <w:ins w:id="1866" w:author="Lauren Darr" w:date="2018-04-08T07:19:00Z"/>
          <w:rPrChange w:id="1867" w:author="Lauren Darr" w:date="2018-06-24T20:45:00Z">
            <w:rPr>
              <w:ins w:id="1868" w:author="Lauren Darr" w:date="2018-04-08T07:19:00Z"/>
            </w:rPr>
          </w:rPrChange>
        </w:rPr>
      </w:pPr>
      <w:ins w:id="1869" w:author="Lauren Darr" w:date="2018-05-16T21:20:00Z">
        <w:r w:rsidRPr="00F7658B">
          <w:rPr>
            <w:rPrChange w:id="1870" w:author="Lauren Darr" w:date="2018-06-24T20:45:00Z">
              <w:rPr/>
            </w:rPrChange>
          </w:rPr>
          <w:t>7</w:t>
        </w:r>
      </w:ins>
      <w:del w:id="1871" w:author="Lauren Darr" w:date="2018-05-16T21:20:00Z">
        <w:r w:rsidR="007131A7" w:rsidRPr="00F7658B" w:rsidDel="00B24A85">
          <w:rPr>
            <w:rPrChange w:id="1872" w:author="Lauren Darr" w:date="2018-06-24T20:45:00Z">
              <w:rPr/>
            </w:rPrChange>
          </w:rPr>
          <w:delText>3</w:delText>
        </w:r>
      </w:del>
      <w:del w:id="1873" w:author="Lauren Darr" w:date="2018-03-13T14:05:00Z">
        <w:r w:rsidR="009B1D59" w:rsidRPr="00F7658B" w:rsidDel="00A0484B">
          <w:rPr>
            <w:rPrChange w:id="1874" w:author="Lauren Darr" w:date="2018-06-24T20:45:00Z">
              <w:rPr/>
            </w:rPrChange>
          </w:rPr>
          <w:delText xml:space="preserve"> </w:delText>
        </w:r>
      </w:del>
      <w:r w:rsidR="009B1D59" w:rsidRPr="00F7658B">
        <w:rPr>
          <w:rPrChange w:id="1875" w:author="Lauren Darr" w:date="2018-06-24T20:45:00Z">
            <w:rPr/>
          </w:rPrChange>
        </w:rPr>
        <w:t xml:space="preserve"> </w:t>
      </w:r>
      <w:ins w:id="1876" w:author="Lauren Darr" w:date="2018-03-13T14:05:00Z">
        <w:r w:rsidR="00A0484B" w:rsidRPr="00F7658B">
          <w:rPr>
            <w:rPrChange w:id="1877" w:author="Lauren Darr" w:date="2018-06-24T20:45:00Z">
              <w:rPr/>
            </w:rPrChange>
          </w:rPr>
          <w:t xml:space="preserve">  </w:t>
        </w:r>
      </w:ins>
      <w:ins w:id="1878" w:author="Lauren Darr" w:date="2018-03-13T14:04:00Z">
        <w:r w:rsidR="00A0484B" w:rsidRPr="00F7658B">
          <w:rPr>
            <w:rPrChange w:id="1879" w:author="Lauren Darr" w:date="2018-06-24T20:45:00Z">
              <w:rPr/>
            </w:rPrChange>
          </w:rPr>
          <w:t>Methods</w:t>
        </w:r>
      </w:ins>
      <w:del w:id="1880" w:author="Lauren Darr" w:date="2018-03-13T14:04:00Z">
        <w:r w:rsidR="009B1D59" w:rsidRPr="00F7658B" w:rsidDel="00A0484B">
          <w:rPr>
            <w:rPrChange w:id="1881" w:author="Lauren Darr" w:date="2018-06-24T20:45:00Z">
              <w:rPr/>
            </w:rPrChange>
          </w:rPr>
          <w:delText xml:space="preserve"> LNCS Online</w:delText>
        </w:r>
      </w:del>
    </w:p>
    <w:p w:rsidR="00E20027" w:rsidRPr="00F7658B" w:rsidRDefault="00E20027" w:rsidP="00E20027">
      <w:pPr>
        <w:pStyle w:val="heading20"/>
        <w:rPr>
          <w:ins w:id="1882" w:author="Lauren Darr" w:date="2018-04-08T07:44:00Z"/>
          <w:rPrChange w:id="1883" w:author="Lauren Darr" w:date="2018-06-24T20:45:00Z">
            <w:rPr>
              <w:ins w:id="1884" w:author="Lauren Darr" w:date="2018-04-08T07:44:00Z"/>
            </w:rPr>
          </w:rPrChange>
        </w:rPr>
      </w:pPr>
      <w:ins w:id="1885" w:author="Lauren Darr" w:date="2018-04-08T07:19:00Z">
        <w:r w:rsidRPr="00F7658B">
          <w:rPr>
            <w:rPrChange w:id="1886" w:author="Lauren Darr" w:date="2018-06-24T20:45:00Z">
              <w:rPr/>
            </w:rPrChange>
          </w:rPr>
          <w:t xml:space="preserve">3.1   </w:t>
        </w:r>
      </w:ins>
      <w:ins w:id="1887" w:author="Lauren Darr" w:date="2018-04-08T07:20:00Z">
        <w:r w:rsidRPr="00F7658B">
          <w:rPr>
            <w:rPrChange w:id="1888" w:author="Lauren Darr" w:date="2018-06-24T20:45:00Z">
              <w:rPr/>
            </w:rPrChange>
          </w:rPr>
          <w:t>Incident type: Burglary</w:t>
        </w:r>
      </w:ins>
    </w:p>
    <w:p w:rsidR="00EB2658" w:rsidRPr="00F7658B" w:rsidRDefault="00EB2658">
      <w:pPr>
        <w:pStyle w:val="p1a"/>
        <w:rPr>
          <w:ins w:id="1889" w:author="Crowder, Michael" w:date="2018-05-13T13:22:00Z"/>
          <w:rPrChange w:id="1890" w:author="Lauren Darr" w:date="2018-06-24T20:45:00Z">
            <w:rPr>
              <w:ins w:id="1891" w:author="Crowder, Michael" w:date="2018-05-13T13:22:00Z"/>
            </w:rPr>
          </w:rPrChange>
        </w:rPr>
        <w:pPrChange w:id="1892" w:author="Lauren Darr" w:date="2018-04-08T07:44:00Z">
          <w:pPr>
            <w:pStyle w:val="heading20"/>
          </w:pPr>
        </w:pPrChange>
      </w:pPr>
      <w:ins w:id="1893" w:author="Lauren Darr" w:date="2018-04-08T07:44:00Z">
        <w:r w:rsidRPr="00F7658B">
          <w:rPr>
            <w:rPrChange w:id="1894" w:author="Lauren Darr" w:date="2018-06-24T20:45:00Z">
              <w:rPr/>
            </w:rPrChange>
          </w:rPr>
          <w:t>There is a wide variety of incident types recorded every day by police departments everywhere. In order to</w:t>
        </w:r>
      </w:ins>
      <w:ins w:id="1895" w:author="Lauren Darr" w:date="2018-04-08T07:45:00Z">
        <w:r w:rsidRPr="00F7658B">
          <w:rPr>
            <w:rPrChange w:id="1896" w:author="Lauren Darr" w:date="2018-06-24T20:45:00Z">
              <w:rPr/>
            </w:rPrChange>
          </w:rPr>
          <w:t xml:space="preserve"> effectively visually explore crime incidents, it is important to focus in on specific types of incidents</w:t>
        </w:r>
      </w:ins>
      <w:ins w:id="1897" w:author="Lauren Darr" w:date="2018-04-08T07:48:00Z">
        <w:r w:rsidRPr="00F7658B">
          <w:rPr>
            <w:rPrChange w:id="1898" w:author="Lauren Darr" w:date="2018-06-24T20:45:00Z">
              <w:rPr/>
            </w:rPrChange>
          </w:rPr>
          <w:t>.</w:t>
        </w:r>
      </w:ins>
      <w:ins w:id="1899" w:author="Lauren Darr" w:date="2018-04-08T07:45:00Z">
        <w:r w:rsidRPr="00F7658B">
          <w:rPr>
            <w:rPrChange w:id="1900" w:author="Lauren Darr" w:date="2018-06-24T20:45:00Z">
              <w:rPr/>
            </w:rPrChange>
          </w:rPr>
          <w:t xml:space="preserve"> </w:t>
        </w:r>
      </w:ins>
    </w:p>
    <w:p w:rsidR="00583B00" w:rsidRPr="00F7658B" w:rsidRDefault="00583B00">
      <w:pPr>
        <w:ind w:firstLine="0"/>
        <w:rPr>
          <w:ins w:id="1901" w:author="Crowder, Michael" w:date="2018-05-13T13:22:00Z"/>
          <w:rPrChange w:id="1902" w:author="Lauren Darr" w:date="2018-06-24T20:45:00Z">
            <w:rPr>
              <w:ins w:id="1903" w:author="Crowder, Michael" w:date="2018-05-13T13:22:00Z"/>
            </w:rPr>
          </w:rPrChange>
        </w:rPr>
        <w:pPrChange w:id="1904" w:author="Crowder, Michael" w:date="2018-05-13T13:22:00Z">
          <w:pPr>
            <w:pStyle w:val="heading20"/>
          </w:pPr>
        </w:pPrChange>
      </w:pPr>
    </w:p>
    <w:p w:rsidR="00583B00" w:rsidRPr="00F7658B" w:rsidRDefault="00583B00" w:rsidP="00583B00">
      <w:pPr>
        <w:ind w:firstLine="0"/>
        <w:rPr>
          <w:ins w:id="1905" w:author="Crowder, Michael" w:date="2018-05-13T13:36:00Z"/>
          <w:rPrChange w:id="1906" w:author="Lauren Darr" w:date="2018-06-24T20:45:00Z">
            <w:rPr>
              <w:ins w:id="1907" w:author="Crowder, Michael" w:date="2018-05-13T13:36:00Z"/>
            </w:rPr>
          </w:rPrChange>
        </w:rPr>
      </w:pPr>
      <w:ins w:id="1908" w:author="Crowder, Michael" w:date="2018-05-13T13:22:00Z">
        <w:r w:rsidRPr="00F7658B">
          <w:rPr>
            <w:rPrChange w:id="1909" w:author="Lauren Darr" w:date="2018-06-24T20:45:00Z">
              <w:rPr/>
            </w:rPrChange>
          </w:rPr>
          <w:t>Cartographic interaction can be defined by the interaction between a human and map that is driven by a computing device</w:t>
        </w:r>
      </w:ins>
      <w:ins w:id="1910" w:author="Lauren Darr" w:date="2018-05-16T17:22:00Z">
        <w:r w:rsidR="00DA6794" w:rsidRPr="00F7658B">
          <w:rPr>
            <w:rPrChange w:id="1911" w:author="Lauren Darr" w:date="2018-06-24T20:45:00Z">
              <w:rPr/>
            </w:rPrChange>
          </w:rPr>
          <w:t xml:space="preserve"> </w:t>
        </w:r>
      </w:ins>
      <w:ins w:id="1912" w:author="Crowder, Michael" w:date="2018-05-13T13:22:00Z">
        <w:r w:rsidRPr="00F7658B">
          <w:rPr>
            <w:rPrChange w:id="1913" w:author="Lauren Darr" w:date="2018-06-24T20:45:00Z">
              <w:rPr/>
            </w:rPrChange>
          </w:rPr>
          <w:t>[</w:t>
        </w:r>
      </w:ins>
      <w:ins w:id="1914" w:author="Lauren Darr" w:date="2018-06-24T20:38:00Z">
        <w:r w:rsidR="00F7658B" w:rsidRPr="00F7658B">
          <w:rPr>
            <w:rPrChange w:id="1915" w:author="Lauren Darr" w:date="2018-06-24T20:45:00Z">
              <w:rPr/>
            </w:rPrChange>
          </w:rPr>
          <w:t>Roth, 201</w:t>
        </w:r>
      </w:ins>
      <w:ins w:id="1916" w:author="Lauren Darr" w:date="2018-06-24T20:39:00Z">
        <w:r w:rsidR="00F7658B" w:rsidRPr="00F7658B">
          <w:rPr>
            <w:rPrChange w:id="1917" w:author="Lauren Darr" w:date="2018-06-24T20:45:00Z">
              <w:rPr/>
            </w:rPrChange>
          </w:rPr>
          <w:t>3</w:t>
        </w:r>
      </w:ins>
      <w:ins w:id="1918" w:author="Crowder, Michael" w:date="2018-05-13T13:22:00Z">
        <w:del w:id="1919" w:author="Lauren Darr" w:date="2018-06-24T20:38:00Z">
          <w:r w:rsidRPr="00F7658B" w:rsidDel="00F7658B">
            <w:rPr>
              <w:rPrChange w:id="1920" w:author="Lauren Darr" w:date="2018-06-24T20:45:00Z">
                <w:rPr/>
              </w:rPrChange>
            </w:rPr>
            <w:delText>1</w:delText>
          </w:r>
        </w:del>
        <w:del w:id="1921" w:author="Lauren Darr" w:date="2018-05-16T17:22:00Z">
          <w:r w:rsidRPr="00F7658B" w:rsidDel="00DA6794">
            <w:rPr>
              <w:rPrChange w:id="1922" w:author="Lauren Darr" w:date="2018-06-24T20:45:00Z">
                <w:rPr/>
              </w:rPrChange>
            </w:rPr>
            <w:delText>7</w:delText>
          </w:r>
        </w:del>
        <w:r w:rsidRPr="00F7658B">
          <w:rPr>
            <w:rPrChange w:id="1923" w:author="Lauren Darr" w:date="2018-06-24T20:45:00Z">
              <w:rPr/>
            </w:rPrChange>
          </w:rPr>
          <w:t>].</w:t>
        </w:r>
        <w:r w:rsidR="00891005" w:rsidRPr="00F7658B">
          <w:rPr>
            <w:rPrChange w:id="1924" w:author="Lauren Darr" w:date="2018-06-24T20:45:00Z">
              <w:rPr/>
            </w:rPrChange>
          </w:rPr>
          <w:t xml:space="preserve"> We present 3 different types of interactive maps: Dot Map, Heat Map and Cluster Map.</w:t>
        </w:r>
      </w:ins>
    </w:p>
    <w:p w:rsidR="00583B00" w:rsidRPr="00F7658B" w:rsidRDefault="00583B00" w:rsidP="00583B00">
      <w:pPr>
        <w:ind w:firstLine="0"/>
        <w:rPr>
          <w:ins w:id="1925" w:author="Crowder, Michael" w:date="2018-05-13T13:35:00Z"/>
          <w:rPrChange w:id="1926" w:author="Lauren Darr" w:date="2018-06-24T20:45:00Z">
            <w:rPr>
              <w:ins w:id="1927" w:author="Crowder, Michael" w:date="2018-05-13T13:35:00Z"/>
            </w:rPr>
          </w:rPrChange>
        </w:rPr>
      </w:pPr>
    </w:p>
    <w:p w:rsidR="00583B00" w:rsidRPr="00F7658B" w:rsidRDefault="00583B00" w:rsidP="00583B00">
      <w:pPr>
        <w:ind w:firstLine="0"/>
        <w:rPr>
          <w:ins w:id="1928" w:author="Crowder, Michael" w:date="2018-05-13T13:36:00Z"/>
          <w:rPrChange w:id="1929" w:author="Lauren Darr" w:date="2018-06-24T20:45:00Z">
            <w:rPr>
              <w:ins w:id="1930" w:author="Crowder, Michael" w:date="2018-05-13T13:36:00Z"/>
            </w:rPr>
          </w:rPrChange>
        </w:rPr>
      </w:pPr>
      <w:ins w:id="1931" w:author="Crowder, Michael" w:date="2018-05-13T13:41:00Z">
        <w:r w:rsidRPr="00F7658B">
          <w:rPr>
            <w:noProof/>
            <w:rPrChange w:id="1932" w:author="Lauren Darr" w:date="2018-06-24T20:45:00Z">
              <w:rPr>
                <w:noProof/>
              </w:rPr>
            </w:rPrChange>
          </w:rPr>
          <w:drawing>
            <wp:inline distT="0" distB="0" distL="0" distR="0" wp14:anchorId="18D32CE9" wp14:editId="5B6EB230">
              <wp:extent cx="4392295" cy="15322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295" cy="1532255"/>
                      </a:xfrm>
                      <a:prstGeom prst="rect">
                        <a:avLst/>
                      </a:prstGeom>
                    </pic:spPr>
                  </pic:pic>
                </a:graphicData>
              </a:graphic>
            </wp:inline>
          </w:drawing>
        </w:r>
      </w:ins>
    </w:p>
    <w:p w:rsidR="00583B00" w:rsidRPr="00F7658B" w:rsidRDefault="00583B00" w:rsidP="00583B00">
      <w:pPr>
        <w:ind w:firstLine="0"/>
        <w:rPr>
          <w:ins w:id="1933" w:author="Crowder, Michael" w:date="2018-05-13T13:22:00Z"/>
          <w:sz w:val="18"/>
          <w:rPrChange w:id="1934" w:author="Lauren Darr" w:date="2018-06-24T20:45:00Z">
            <w:rPr>
              <w:ins w:id="1935" w:author="Crowder, Michael" w:date="2018-05-13T13:22:00Z"/>
            </w:rPr>
          </w:rPrChange>
        </w:rPr>
      </w:pPr>
      <w:ins w:id="1936" w:author="Crowder, Michael" w:date="2018-05-13T13:36:00Z">
        <w:r w:rsidRPr="00F7658B">
          <w:rPr>
            <w:sz w:val="18"/>
            <w:rPrChange w:id="1937" w:author="Lauren Darr" w:date="2018-06-24T20:45:00Z">
              <w:rPr/>
            </w:rPrChange>
          </w:rPr>
          <w:t>Figure X: Pieces of di</w:t>
        </w:r>
        <w:r w:rsidR="00235984" w:rsidRPr="00F7658B">
          <w:rPr>
            <w:sz w:val="18"/>
            <w:rPrChange w:id="1938" w:author="Lauren Darr" w:date="2018-06-24T20:45:00Z">
              <w:rPr/>
            </w:rPrChange>
          </w:rPr>
          <w:t>gital cartographic interaction.</w:t>
        </w:r>
      </w:ins>
      <w:ins w:id="1939" w:author="Crowder, Michael" w:date="2018-05-13T13:42:00Z">
        <w:r w:rsidR="00235984" w:rsidRPr="00F7658B">
          <w:rPr>
            <w:sz w:val="18"/>
            <w:rPrChange w:id="1940" w:author="Lauren Darr" w:date="2018-06-24T20:45:00Z">
              <w:rPr/>
            </w:rPrChange>
          </w:rPr>
          <w:t xml:space="preserve"> The figure represents the dialog between a human (</w:t>
        </w:r>
      </w:ins>
      <w:ins w:id="1941" w:author="Crowder, Michael" w:date="2018-05-13T13:43:00Z">
        <w:r w:rsidR="00235984" w:rsidRPr="00F7658B">
          <w:rPr>
            <w:sz w:val="18"/>
            <w:rPrChange w:id="1942" w:author="Lauren Darr" w:date="2018-06-24T20:45:00Z">
              <w:rPr/>
            </w:rPrChange>
          </w:rPr>
          <w:t>A</w:t>
        </w:r>
      </w:ins>
      <w:ins w:id="1943" w:author="Crowder, Michael" w:date="2018-05-13T13:42:00Z">
        <w:r w:rsidR="00235984" w:rsidRPr="00F7658B">
          <w:rPr>
            <w:sz w:val="18"/>
            <w:rPrChange w:id="1944" w:author="Lauren Darr" w:date="2018-06-24T20:45:00Z">
              <w:rPr/>
            </w:rPrChange>
          </w:rPr>
          <w:t>) a computing device (B)</w:t>
        </w:r>
      </w:ins>
      <w:ins w:id="1945" w:author="Crowder, Michael" w:date="2018-05-13T13:43:00Z">
        <w:r w:rsidR="00235984" w:rsidRPr="00F7658B">
          <w:rPr>
            <w:sz w:val="18"/>
            <w:rPrChange w:id="1946" w:author="Lauren Darr" w:date="2018-06-24T20:45:00Z">
              <w:rPr/>
            </w:rPrChange>
          </w:rPr>
          <w:t xml:space="preserve"> and a map (C). Figure reproduced from Roth</w:t>
        </w:r>
      </w:ins>
      <w:ins w:id="1947" w:author="Lauren Darr" w:date="2018-05-16T17:24:00Z">
        <w:r w:rsidR="00DA6794" w:rsidRPr="00F7658B">
          <w:rPr>
            <w:sz w:val="18"/>
            <w:rPrChange w:id="1948" w:author="Lauren Darr" w:date="2018-06-24T20:45:00Z">
              <w:rPr>
                <w:sz w:val="18"/>
              </w:rPr>
            </w:rPrChange>
          </w:rPr>
          <w:t xml:space="preserve"> </w:t>
        </w:r>
      </w:ins>
      <w:ins w:id="1949" w:author="Crowder, Michael" w:date="2018-05-13T13:43:00Z">
        <w:r w:rsidR="00235984" w:rsidRPr="00F7658B">
          <w:rPr>
            <w:sz w:val="18"/>
            <w:rPrChange w:id="1950" w:author="Lauren Darr" w:date="2018-06-24T20:45:00Z">
              <w:rPr/>
            </w:rPrChange>
          </w:rPr>
          <w:t>[</w:t>
        </w:r>
      </w:ins>
      <w:ins w:id="1951" w:author="Lauren Darr" w:date="2018-06-24T20:39:00Z">
        <w:r w:rsidR="00F7658B" w:rsidRPr="00F7658B">
          <w:rPr>
            <w:sz w:val="18"/>
            <w:rPrChange w:id="1952" w:author="Lauren Darr" w:date="2018-06-24T20:45:00Z">
              <w:rPr>
                <w:sz w:val="18"/>
              </w:rPr>
            </w:rPrChange>
          </w:rPr>
          <w:t>Roth, 2013</w:t>
        </w:r>
      </w:ins>
      <w:ins w:id="1953" w:author="Crowder, Michael" w:date="2018-05-13T13:43:00Z">
        <w:del w:id="1954" w:author="Lauren Darr" w:date="2018-06-24T20:39:00Z">
          <w:r w:rsidR="00235984" w:rsidRPr="00F7658B" w:rsidDel="00F7658B">
            <w:rPr>
              <w:sz w:val="18"/>
              <w:rPrChange w:id="1955" w:author="Lauren Darr" w:date="2018-06-24T20:45:00Z">
                <w:rPr/>
              </w:rPrChange>
            </w:rPr>
            <w:delText>1</w:delText>
          </w:r>
        </w:del>
        <w:del w:id="1956" w:author="Lauren Darr" w:date="2018-05-16T17:22:00Z">
          <w:r w:rsidR="00235984" w:rsidRPr="00F7658B" w:rsidDel="00DA6794">
            <w:rPr>
              <w:sz w:val="18"/>
              <w:rPrChange w:id="1957" w:author="Lauren Darr" w:date="2018-06-24T20:45:00Z">
                <w:rPr/>
              </w:rPrChange>
            </w:rPr>
            <w:delText>7</w:delText>
          </w:r>
        </w:del>
        <w:r w:rsidR="00235984" w:rsidRPr="00F7658B">
          <w:rPr>
            <w:sz w:val="18"/>
            <w:rPrChange w:id="1958" w:author="Lauren Darr" w:date="2018-06-24T20:45:00Z">
              <w:rPr/>
            </w:rPrChange>
          </w:rPr>
          <w:t>].</w:t>
        </w:r>
      </w:ins>
    </w:p>
    <w:p w:rsidR="00ED4CE1" w:rsidRPr="00F7658B" w:rsidRDefault="00ED4CE1">
      <w:pPr>
        <w:ind w:firstLine="0"/>
        <w:rPr>
          <w:ins w:id="1959" w:author="Crowder, Michael" w:date="2018-05-13T14:02:00Z"/>
          <w:rPrChange w:id="1960" w:author="Lauren Darr" w:date="2018-06-24T20:45:00Z">
            <w:rPr>
              <w:ins w:id="1961" w:author="Crowder, Michael" w:date="2018-05-13T14:02:00Z"/>
            </w:rPr>
          </w:rPrChange>
        </w:rPr>
        <w:pPrChange w:id="1962" w:author="Crowder, Michael" w:date="2018-05-13T12:33:00Z">
          <w:pPr>
            <w:pStyle w:val="heading20"/>
          </w:pPr>
        </w:pPrChange>
      </w:pPr>
    </w:p>
    <w:p w:rsidR="00ED4CE1" w:rsidRPr="00F7658B" w:rsidRDefault="00ED4CE1">
      <w:pPr>
        <w:ind w:firstLine="0"/>
        <w:rPr>
          <w:ins w:id="1963" w:author="Crowder, Michael" w:date="2018-05-13T15:55:00Z"/>
          <w:rPrChange w:id="1964" w:author="Lauren Darr" w:date="2018-06-24T20:45:00Z">
            <w:rPr>
              <w:ins w:id="1965" w:author="Crowder, Michael" w:date="2018-05-13T15:55:00Z"/>
            </w:rPr>
          </w:rPrChange>
        </w:rPr>
        <w:pPrChange w:id="1966" w:author="Crowder, Michael" w:date="2018-05-13T12:33:00Z">
          <w:pPr>
            <w:pStyle w:val="heading20"/>
          </w:pPr>
        </w:pPrChange>
      </w:pPr>
      <w:ins w:id="1967" w:author="Crowder, Michael" w:date="2018-05-13T14:25:00Z">
        <w:r w:rsidRPr="00F7658B">
          <w:rPr>
            <w:rPrChange w:id="1968" w:author="Lauren Darr" w:date="2018-06-24T20:45:00Z">
              <w:rPr/>
            </w:rPrChange>
          </w:rPr>
          <w:t>The method of interactive cartography was used to give the novice user</w:t>
        </w:r>
      </w:ins>
      <w:ins w:id="1969" w:author="Crowder, Michael" w:date="2018-05-13T14:26:00Z">
        <w:r w:rsidRPr="00F7658B">
          <w:rPr>
            <w:rPrChange w:id="1970" w:author="Lauren Darr" w:date="2018-06-24T20:45:00Z">
              <w:rPr/>
            </w:rPrChange>
          </w:rPr>
          <w:t xml:space="preserve"> the ability to engage in their own knowledge construction of what the mapmaker display of the event, </w:t>
        </w:r>
        <w:r w:rsidR="00975E6E" w:rsidRPr="00F7658B">
          <w:rPr>
            <w:rPrChange w:id="1971" w:author="Lauren Darr" w:date="2018-06-24T20:45:00Z">
              <w:rPr/>
            </w:rPrChange>
          </w:rPr>
          <w:t>or events.</w:t>
        </w:r>
      </w:ins>
    </w:p>
    <w:p w:rsidR="00975E6E" w:rsidRPr="00F7658B" w:rsidRDefault="00975E6E">
      <w:pPr>
        <w:ind w:firstLine="0"/>
        <w:rPr>
          <w:ins w:id="1972" w:author="Crowder, Michael" w:date="2018-05-13T15:55:00Z"/>
          <w:rPrChange w:id="1973" w:author="Lauren Darr" w:date="2018-06-24T20:45:00Z">
            <w:rPr>
              <w:ins w:id="1974" w:author="Crowder, Michael" w:date="2018-05-13T15:55:00Z"/>
            </w:rPr>
          </w:rPrChange>
        </w:rPr>
        <w:pPrChange w:id="1975" w:author="Crowder, Michael" w:date="2018-05-13T12:33:00Z">
          <w:pPr>
            <w:pStyle w:val="heading20"/>
          </w:pPr>
        </w:pPrChange>
      </w:pPr>
    </w:p>
    <w:p w:rsidR="00975E6E" w:rsidRDefault="00975E6E">
      <w:pPr>
        <w:ind w:firstLine="0"/>
        <w:rPr>
          <w:ins w:id="1976" w:author="Crowder, Michael" w:date="2018-05-13T16:45:00Z"/>
        </w:rPr>
        <w:pPrChange w:id="1977" w:author="Crowder, Michael" w:date="2018-05-13T12:33:00Z">
          <w:pPr>
            <w:pStyle w:val="heading20"/>
          </w:pPr>
        </w:pPrChange>
      </w:pPr>
      <w:ins w:id="1978" w:author="Crowder, Michael" w:date="2018-05-13T15:55:00Z">
        <w:r w:rsidRPr="00F7658B">
          <w:rPr>
            <w:rPrChange w:id="1979" w:author="Lauren Darr" w:date="2018-06-24T20:45:00Z">
              <w:rPr/>
            </w:rPrChange>
          </w:rPr>
          <w:t xml:space="preserve">Maps were created with an open source </w:t>
        </w:r>
      </w:ins>
      <w:ins w:id="1980" w:author="Crowder, Michael" w:date="2018-05-13T16:17:00Z">
        <w:r w:rsidRPr="00F7658B">
          <w:rPr>
            <w:rPrChange w:id="1981" w:author="Lauren Darr" w:date="2018-06-24T20:45:00Z">
              <w:rPr/>
            </w:rPrChange>
          </w:rPr>
          <w:t xml:space="preserve">Java Script (JS) </w:t>
        </w:r>
      </w:ins>
      <w:ins w:id="1982" w:author="Crowder, Michael" w:date="2018-05-13T16:18:00Z">
        <w:r w:rsidRPr="00F7658B">
          <w:rPr>
            <w:rPrChange w:id="1983" w:author="Lauren Darr" w:date="2018-06-24T20:45:00Z">
              <w:rPr/>
            </w:rPrChange>
          </w:rPr>
          <w:t>library for interactiv</w:t>
        </w:r>
        <w:r w:rsidR="00421570" w:rsidRPr="00F7658B">
          <w:rPr>
            <w:rPrChange w:id="1984" w:author="Lauren Darr" w:date="2018-06-24T20:45:00Z">
              <w:rPr/>
            </w:rPrChange>
          </w:rPr>
          <w:t>e maps</w:t>
        </w:r>
      </w:ins>
      <w:ins w:id="1985" w:author="Crowder, Michael" w:date="2018-05-13T16:36:00Z">
        <w:r w:rsidR="00421570" w:rsidRPr="00F7658B">
          <w:rPr>
            <w:rPrChange w:id="1986" w:author="Lauren Darr" w:date="2018-06-24T20:45:00Z">
              <w:rPr/>
            </w:rPrChange>
          </w:rPr>
          <w:t xml:space="preserve"> called Leaflet (www.leafletjs.com)</w:t>
        </w:r>
      </w:ins>
      <w:ins w:id="1987" w:author="Crowder, Michael" w:date="2018-05-13T16:18:00Z">
        <w:r w:rsidR="00421570" w:rsidRPr="00F7658B">
          <w:rPr>
            <w:rPrChange w:id="1988" w:author="Lauren Darr" w:date="2018-06-24T20:45:00Z">
              <w:rPr/>
            </w:rPrChange>
          </w:rPr>
          <w:t xml:space="preserve">. The API is offered </w:t>
        </w:r>
      </w:ins>
      <w:ins w:id="1989" w:author="Crowder, Michael" w:date="2018-05-13T16:28:00Z">
        <w:r w:rsidR="00421570" w:rsidRPr="00F7658B">
          <w:rPr>
            <w:rPrChange w:id="1990" w:author="Lauren Darr" w:date="2018-06-24T20:45:00Z">
              <w:rPr/>
            </w:rPrChange>
          </w:rPr>
          <w:t xml:space="preserve">in open source languages like R, and Python. Our maps were designed with the Leaflet R library. Leaflet’s products are also used in </w:t>
        </w:r>
      </w:ins>
      <w:ins w:id="1991" w:author="Crowder, Michael" w:date="2018-05-13T16:32:00Z">
        <w:r w:rsidR="00421570" w:rsidRPr="00F7658B">
          <w:rPr>
            <w:rPrChange w:id="1992" w:author="Lauren Darr" w:date="2018-06-24T20:45:00Z">
              <w:rPr/>
            </w:rPrChange>
          </w:rPr>
          <w:t xml:space="preserve">professional </w:t>
        </w:r>
      </w:ins>
      <w:ins w:id="1993" w:author="Crowder, Michael" w:date="2018-05-13T16:28:00Z">
        <w:r w:rsidR="00421570" w:rsidRPr="00F7658B">
          <w:rPr>
            <w:rPrChange w:id="1994" w:author="Lauren Darr" w:date="2018-06-24T20:45:00Z">
              <w:rPr/>
            </w:rPrChange>
          </w:rPr>
          <w:t>GIS programs like ARC</w:t>
        </w:r>
        <w:bookmarkStart w:id="1995" w:name="_GoBack"/>
        <w:bookmarkEnd w:id="1995"/>
        <w:r w:rsidR="00421570">
          <w:t xml:space="preserve"> GIS and </w:t>
        </w:r>
      </w:ins>
      <w:ins w:id="1996" w:author="Crowder, Michael" w:date="2018-05-13T16:33:00Z">
        <w:r w:rsidR="007C10C6">
          <w:t>ESRI.</w:t>
        </w:r>
      </w:ins>
    </w:p>
    <w:p w:rsidR="00ED4CE1" w:rsidRDefault="00ED4CE1">
      <w:pPr>
        <w:ind w:firstLine="0"/>
        <w:rPr>
          <w:ins w:id="1997" w:author="Crowder, Michael" w:date="2018-05-13T14:25:00Z"/>
        </w:rPr>
        <w:pPrChange w:id="1998" w:author="Crowder, Michael" w:date="2018-05-13T12:33:00Z">
          <w:pPr>
            <w:pStyle w:val="heading20"/>
          </w:pPr>
        </w:pPrChange>
      </w:pPr>
    </w:p>
    <w:p w:rsidR="0056452D" w:rsidRDefault="0056452D">
      <w:pPr>
        <w:ind w:firstLine="0"/>
        <w:rPr>
          <w:ins w:id="1999" w:author="Crowder, Michael" w:date="2018-05-13T14:02:00Z"/>
        </w:rPr>
        <w:pPrChange w:id="2000" w:author="Crowder, Michael" w:date="2018-05-13T12:33:00Z">
          <w:pPr>
            <w:pStyle w:val="heading20"/>
          </w:pPr>
        </w:pPrChange>
      </w:pPr>
      <w:ins w:id="2001" w:author="Crowder, Michael" w:date="2018-05-13T12:33:00Z">
        <w:r>
          <w:t>A dot map</w:t>
        </w:r>
      </w:ins>
      <w:ins w:id="2002" w:author="Crowder, Michael" w:date="2018-05-13T12:34:00Z">
        <w:r>
          <w:t xml:space="preserve"> shows the geographic distribution of a</w:t>
        </w:r>
      </w:ins>
      <w:ins w:id="2003" w:author="Crowder, Michael" w:date="2018-05-13T12:38:00Z">
        <w:r>
          <w:t xml:space="preserve">n event or events through the placement of </w:t>
        </w:r>
      </w:ins>
      <w:ins w:id="2004" w:author="Crowder, Michael" w:date="2018-05-13T12:39:00Z">
        <w:r>
          <w:t xml:space="preserve">a </w:t>
        </w:r>
      </w:ins>
      <w:ins w:id="2005" w:author="Crowder, Michael" w:date="2018-05-13T12:38:00Z">
        <w:r>
          <w:t>dot to a single event, or a cluster of events</w:t>
        </w:r>
      </w:ins>
      <w:ins w:id="2006" w:author="Lauren Darr" w:date="2018-05-16T17:24:00Z">
        <w:r w:rsidR="00DA6794">
          <w:t xml:space="preserve"> </w:t>
        </w:r>
      </w:ins>
      <w:ins w:id="2007" w:author="Crowder, Michael" w:date="2018-05-13T12:42:00Z">
        <w:r w:rsidR="000F478D">
          <w:t>[</w:t>
        </w:r>
      </w:ins>
      <w:proofErr w:type="spellStart"/>
      <w:ins w:id="2008" w:author="Lauren Darr" w:date="2018-06-24T20:40:00Z">
        <w:r w:rsidR="00F7658B">
          <w:t>Kimerling</w:t>
        </w:r>
        <w:proofErr w:type="spellEnd"/>
        <w:r w:rsidR="00F7658B">
          <w:t>, 2009</w:t>
        </w:r>
      </w:ins>
      <w:ins w:id="2009" w:author="Crowder, Michael" w:date="2018-05-13T12:42:00Z">
        <w:del w:id="2010" w:author="Lauren Darr" w:date="2018-06-24T20:39:00Z">
          <w:r w:rsidR="000F478D" w:rsidDel="00F7658B">
            <w:delText>1</w:delText>
          </w:r>
        </w:del>
        <w:del w:id="2011" w:author="Lauren Darr" w:date="2018-05-16T17:24:00Z">
          <w:r w:rsidR="000F478D" w:rsidDel="00DA6794">
            <w:delText>6</w:delText>
          </w:r>
        </w:del>
        <w:r w:rsidR="000F478D">
          <w:t xml:space="preserve">]. </w:t>
        </w:r>
      </w:ins>
      <w:ins w:id="2012" w:author="Crowder, Michael" w:date="2018-05-13T12:50:00Z">
        <w:r w:rsidR="000F478D">
          <w:t xml:space="preserve">For this paper we mapped each dot to a latitude and longitude coordinate and presented each incident as single event. The </w:t>
        </w:r>
      </w:ins>
      <w:ins w:id="2013" w:author="Crowder, Michael" w:date="2018-05-13T12:53:00Z">
        <w:r w:rsidR="000F478D">
          <w:t>selection</w:t>
        </w:r>
      </w:ins>
      <w:ins w:id="2014" w:author="Crowder, Michael" w:date="2018-05-13T12:50:00Z">
        <w:r w:rsidR="000F478D">
          <w:t xml:space="preserve"> of a dot size can be </w:t>
        </w:r>
      </w:ins>
      <w:ins w:id="2015" w:author="Crowder, Michael" w:date="2018-05-13T12:53:00Z">
        <w:r w:rsidR="000F478D">
          <w:t>an</w:t>
        </w:r>
      </w:ins>
      <w:ins w:id="2016" w:author="Crowder, Michael" w:date="2018-05-13T12:50:00Z">
        <w:r w:rsidR="000F478D">
          <w:t xml:space="preserve"> </w:t>
        </w:r>
      </w:ins>
      <w:ins w:id="2017" w:author="Crowder, Michael" w:date="2018-05-13T12:52:00Z">
        <w:r w:rsidR="000F478D">
          <w:t>intuitive or processed approached</w:t>
        </w:r>
      </w:ins>
      <w:ins w:id="2018" w:author="Lauren Darr" w:date="2018-05-16T17:24:00Z">
        <w:r w:rsidR="00DA6794">
          <w:t xml:space="preserve"> </w:t>
        </w:r>
      </w:ins>
      <w:ins w:id="2019" w:author="Crowder, Michael" w:date="2018-05-13T12:52:00Z">
        <w:r w:rsidR="000F478D">
          <w:t>[</w:t>
        </w:r>
      </w:ins>
      <w:proofErr w:type="spellStart"/>
      <w:ins w:id="2020" w:author="Lauren Darr" w:date="2018-06-24T20:40:00Z">
        <w:r w:rsidR="00F7658B">
          <w:t>Kimerling</w:t>
        </w:r>
        <w:proofErr w:type="spellEnd"/>
        <w:r w:rsidR="00F7658B">
          <w:t>, 2009</w:t>
        </w:r>
      </w:ins>
      <w:ins w:id="2021" w:author="Crowder, Michael" w:date="2018-05-13T12:52:00Z">
        <w:del w:id="2022" w:author="Lauren Darr" w:date="2018-06-24T20:40:00Z">
          <w:r w:rsidR="000F478D" w:rsidDel="00F7658B">
            <w:delText>1</w:delText>
          </w:r>
        </w:del>
        <w:del w:id="2023" w:author="Lauren Darr" w:date="2018-05-16T17:24:00Z">
          <w:r w:rsidR="000F478D" w:rsidDel="00DA6794">
            <w:delText>6</w:delText>
          </w:r>
        </w:del>
        <w:r w:rsidR="000F478D">
          <w:t>].</w:t>
        </w:r>
      </w:ins>
      <w:ins w:id="2024" w:author="Crowder, Michael" w:date="2018-05-13T12:53:00Z">
        <w:r w:rsidR="000F478D">
          <w:t xml:space="preserve"> </w:t>
        </w:r>
      </w:ins>
      <w:ins w:id="2025" w:author="Crowder, Michael" w:date="2018-05-13T13:02:00Z">
        <w:r w:rsidR="000F478D">
          <w:t>The framework dot map is not based on a processed approached.</w:t>
        </w:r>
      </w:ins>
      <w:ins w:id="2026" w:author="Crowder, Michael" w:date="2018-05-13T13:08:00Z">
        <w:r w:rsidR="000F478D">
          <w:t xml:space="preserve"> The dot map that is presented in figure x is an interactive </w:t>
        </w:r>
      </w:ins>
      <w:ins w:id="2027" w:author="Crowder, Michael" w:date="2018-05-13T13:15:00Z">
        <w:r w:rsidR="00583B00">
          <w:t>map or</w:t>
        </w:r>
      </w:ins>
      <w:ins w:id="2028" w:author="Crowder, Michael" w:date="2018-05-13T13:08:00Z">
        <w:r w:rsidR="000F478D">
          <w:t xml:space="preserve"> known </w:t>
        </w:r>
        <w:r w:rsidR="000F478D">
          <w:lastRenderedPageBreak/>
          <w:t xml:space="preserve">in </w:t>
        </w:r>
      </w:ins>
      <w:ins w:id="2029" w:author="Crowder, Michael" w:date="2018-05-13T13:10:00Z">
        <w:r w:rsidR="000F478D">
          <w:t>cartography</w:t>
        </w:r>
      </w:ins>
      <w:ins w:id="2030" w:author="Crowder, Michael" w:date="2018-05-13T13:08:00Z">
        <w:r w:rsidR="000F478D">
          <w:t xml:space="preserve"> </w:t>
        </w:r>
      </w:ins>
      <w:ins w:id="2031" w:author="Crowder, Michael" w:date="2018-05-13T13:10:00Z">
        <w:r w:rsidR="000F478D">
          <w:t xml:space="preserve">as </w:t>
        </w:r>
      </w:ins>
      <w:ins w:id="2032" w:author="Crowder, Michael" w:date="2018-05-13T13:15:00Z">
        <w:r w:rsidR="00583B00">
          <w:t>a</w:t>
        </w:r>
      </w:ins>
      <w:ins w:id="2033" w:author="Crowder, Michael" w:date="2018-05-13T13:10:00Z">
        <w:r w:rsidR="000F478D">
          <w:t xml:space="preserve"> </w:t>
        </w:r>
      </w:ins>
      <w:ins w:id="2034" w:author="Crowder, Michael" w:date="2018-05-13T13:11:00Z">
        <w:r w:rsidR="000F478D">
          <w:t>cartographic</w:t>
        </w:r>
      </w:ins>
      <w:ins w:id="2035" w:author="Crowder, Michael" w:date="2018-05-13T13:10:00Z">
        <w:r w:rsidR="000F478D">
          <w:t xml:space="preserve"> </w:t>
        </w:r>
      </w:ins>
      <w:ins w:id="2036" w:author="Crowder, Michael" w:date="2018-05-13T13:11:00Z">
        <w:r w:rsidR="000F478D">
          <w:t>interaction.</w:t>
        </w:r>
      </w:ins>
      <w:ins w:id="2037" w:author="Crowder, Michael" w:date="2018-05-13T14:33:00Z">
        <w:r w:rsidR="00ED4CE1">
          <w:t xml:space="preserve"> This presented a decision about the radius of the dot. The dots on a dot map</w:t>
        </w:r>
      </w:ins>
      <w:ins w:id="2038" w:author="Crowder, Michael" w:date="2018-05-13T14:35:00Z">
        <w:r w:rsidR="001A2199">
          <w:t xml:space="preserve"> when not zoomed are large and scale to smaller dots upon zoom. At zoom it would </w:t>
        </w:r>
      </w:ins>
      <w:ins w:id="2039" w:author="Crowder, Michael" w:date="2018-05-13T14:36:00Z">
        <w:r w:rsidR="001A2199">
          <w:t>approximate</w:t>
        </w:r>
      </w:ins>
      <w:ins w:id="2040" w:author="Crowder, Michael" w:date="2018-05-13T14:35:00Z">
        <w:r w:rsidR="001A2199">
          <w:t xml:space="preserve"> the locations very well. </w:t>
        </w:r>
      </w:ins>
      <w:ins w:id="2041" w:author="Crowder, Michael" w:date="2018-05-13T14:36:00Z">
        <w:r w:rsidR="001A2199">
          <w:t>At the initialization of the map the user may not be able to engage in their own knowledge construction.</w:t>
        </w:r>
      </w:ins>
    </w:p>
    <w:p w:rsidR="00ED4CE1" w:rsidRDefault="00ED4CE1" w:rsidP="00ED4CE1">
      <w:pPr>
        <w:ind w:firstLine="0"/>
        <w:rPr>
          <w:ins w:id="2042" w:author="Crowder, Michael" w:date="2018-05-13T14:02:00Z"/>
        </w:rPr>
      </w:pPr>
      <w:ins w:id="2043" w:author="Crowder, Michael" w:date="2018-05-13T14:02:00Z">
        <w:r w:rsidRPr="00ED4CE1">
          <w:rPr>
            <w:noProof/>
          </w:rPr>
          <w:drawing>
            <wp:inline distT="0" distB="0" distL="0" distR="0" wp14:anchorId="00F74EF9" wp14:editId="2A9D4ED8">
              <wp:extent cx="4392295" cy="23653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2295" cy="2365375"/>
                      </a:xfrm>
                      <a:prstGeom prst="rect">
                        <a:avLst/>
                      </a:prstGeom>
                    </pic:spPr>
                  </pic:pic>
                </a:graphicData>
              </a:graphic>
            </wp:inline>
          </w:drawing>
        </w:r>
      </w:ins>
    </w:p>
    <w:p w:rsidR="00ED4CE1" w:rsidRPr="00C237B6" w:rsidRDefault="00ED4CE1" w:rsidP="00ED4CE1">
      <w:pPr>
        <w:ind w:firstLine="0"/>
        <w:rPr>
          <w:ins w:id="2044" w:author="Crowder, Michael" w:date="2018-05-13T14:02:00Z"/>
          <w:sz w:val="18"/>
        </w:rPr>
      </w:pPr>
      <w:ins w:id="2045" w:author="Crowder, Michael" w:date="2018-05-13T14:02:00Z">
        <w:r w:rsidRPr="00C237B6">
          <w:rPr>
            <w:sz w:val="18"/>
          </w:rPr>
          <w:t xml:space="preserve">Figure X: </w:t>
        </w:r>
        <w:r>
          <w:rPr>
            <w:sz w:val="18"/>
          </w:rPr>
          <w:t>Shows the drawback of interactive dot maps when scale is not adjusted on the zoom.</w:t>
        </w:r>
      </w:ins>
    </w:p>
    <w:p w:rsidR="00ED4CE1" w:rsidRDefault="00ED4CE1">
      <w:pPr>
        <w:ind w:firstLine="0"/>
        <w:rPr>
          <w:ins w:id="2046" w:author="Crowder, Michael" w:date="2018-05-13T16:57:00Z"/>
        </w:rPr>
        <w:pPrChange w:id="2047" w:author="Crowder, Michael" w:date="2018-05-13T12:33:00Z">
          <w:pPr>
            <w:pStyle w:val="heading20"/>
          </w:pPr>
        </w:pPrChange>
      </w:pPr>
    </w:p>
    <w:p w:rsidR="00891005" w:rsidRPr="0056452D" w:rsidRDefault="00891005">
      <w:pPr>
        <w:ind w:firstLine="0"/>
        <w:rPr>
          <w:ins w:id="2048" w:author="Lauren Darr" w:date="2018-04-08T07:20:00Z"/>
        </w:rPr>
        <w:pPrChange w:id="2049" w:author="Crowder, Michael" w:date="2018-05-13T12:33:00Z">
          <w:pPr>
            <w:pStyle w:val="heading20"/>
          </w:pPr>
        </w:pPrChange>
      </w:pPr>
      <w:ins w:id="2050" w:author="Crowder, Michael" w:date="2018-05-13T17:15:00Z">
        <w:r>
          <w:t>The second method of mapping we present is the heat map.</w:t>
        </w:r>
      </w:ins>
    </w:p>
    <w:p w:rsidR="00F539EB" w:rsidRDefault="00F539EB" w:rsidP="00F539EB">
      <w:pPr>
        <w:pStyle w:val="heading20"/>
        <w:rPr>
          <w:ins w:id="2051" w:author="Lauren Darr" w:date="2018-04-08T07:46:00Z"/>
        </w:rPr>
      </w:pPr>
      <w:ins w:id="2052" w:author="Lauren Darr" w:date="2018-04-08T07:20:00Z">
        <w:r>
          <w:t>3</w:t>
        </w:r>
        <w:r w:rsidRPr="009A3755">
          <w:t>.</w:t>
        </w:r>
        <w:r>
          <w:t>2</w:t>
        </w:r>
        <w:r w:rsidRPr="009A3755">
          <w:t xml:space="preserve">   </w:t>
        </w:r>
        <w:r>
          <w:t xml:space="preserve">Burglary </w:t>
        </w:r>
      </w:ins>
      <w:ins w:id="2053" w:author="Lauren Darr" w:date="2018-04-08T07:21:00Z">
        <w:r>
          <w:t>mapped by zip code</w:t>
        </w:r>
      </w:ins>
    </w:p>
    <w:p w:rsidR="00EB2658" w:rsidRDefault="00EB2658" w:rsidP="00EB2658">
      <w:pPr>
        <w:pStyle w:val="p1a"/>
        <w:rPr>
          <w:ins w:id="2054" w:author="Lauren Darr" w:date="2018-04-08T07:46:00Z"/>
        </w:rPr>
      </w:pPr>
      <w:ins w:id="2055" w:author="Lauren Darr" w:date="2018-04-08T07:46:00Z">
        <w:r>
          <w:t>Why it is important to map by zip code.</w:t>
        </w:r>
      </w:ins>
    </w:p>
    <w:p w:rsidR="00EB2658" w:rsidRPr="00AD4CA3" w:rsidRDefault="00EB2658">
      <w:pPr>
        <w:ind w:firstLine="0"/>
        <w:rPr>
          <w:ins w:id="2056" w:author="Lauren Darr" w:date="2018-04-08T07:21:00Z"/>
        </w:rPr>
        <w:pPrChange w:id="2057" w:author="Lauren Darr" w:date="2018-04-08T07:46:00Z">
          <w:pPr>
            <w:pStyle w:val="heading20"/>
          </w:pPr>
        </w:pPrChange>
      </w:pPr>
      <w:ins w:id="2058" w:author="Lauren Darr" w:date="2018-04-08T07:46:00Z">
        <w:r>
          <w:t>Why zip code helps with understanding spatial pattern.</w:t>
        </w:r>
      </w:ins>
    </w:p>
    <w:p w:rsidR="00F539EB" w:rsidRDefault="00F539EB" w:rsidP="00F539EB">
      <w:pPr>
        <w:pStyle w:val="heading20"/>
        <w:rPr>
          <w:ins w:id="2059" w:author="Lauren Darr" w:date="2018-04-08T07:21:00Z"/>
        </w:rPr>
      </w:pPr>
      <w:ins w:id="2060" w:author="Lauren Darr" w:date="2018-04-08T07:21:00Z">
        <w:r>
          <w:t>3.3</w:t>
        </w:r>
        <w:r w:rsidRPr="009A3755">
          <w:t xml:space="preserve">   </w:t>
        </w:r>
        <w:r>
          <w:t>Burglary mapped by zip code and year</w:t>
        </w:r>
      </w:ins>
    </w:p>
    <w:p w:rsidR="00F539EB" w:rsidRDefault="00EB2658" w:rsidP="00F539EB">
      <w:pPr>
        <w:pStyle w:val="p1a"/>
        <w:rPr>
          <w:ins w:id="2061" w:author="Lauren Darr" w:date="2018-04-08T07:47:00Z"/>
        </w:rPr>
      </w:pPr>
      <w:ins w:id="2062" w:author="Lauren Darr" w:date="2018-04-08T07:47:00Z">
        <w:r>
          <w:t xml:space="preserve">Can we visually see a difference in the pattern of burglary around Dallas from year to year? </w:t>
        </w:r>
      </w:ins>
    </w:p>
    <w:p w:rsidR="00EB2658" w:rsidRDefault="00EB2658" w:rsidP="00EB2658">
      <w:pPr>
        <w:ind w:firstLine="0"/>
        <w:rPr>
          <w:ins w:id="2063" w:author="Lauren Darr" w:date="2018-04-08T07:47:00Z"/>
        </w:rPr>
      </w:pPr>
      <w:ins w:id="2064" w:author="Lauren Darr" w:date="2018-04-08T07:47:00Z">
        <w:r>
          <w:t>What are the pitfalls?</w:t>
        </w:r>
      </w:ins>
    </w:p>
    <w:p w:rsidR="00EB2658" w:rsidRPr="00AD4CA3" w:rsidRDefault="00EB2658">
      <w:pPr>
        <w:ind w:firstLine="0"/>
        <w:rPr>
          <w:ins w:id="2065" w:author="Lauren Darr" w:date="2018-04-08T07:20:00Z"/>
        </w:rPr>
        <w:pPrChange w:id="2066" w:author="Lauren Darr" w:date="2018-04-08T07:47:00Z">
          <w:pPr>
            <w:pStyle w:val="heading20"/>
          </w:pPr>
        </w:pPrChange>
      </w:pPr>
      <w:ins w:id="2067" w:author="Lauren Darr" w:date="2018-04-08T07:47:00Z">
        <w:r>
          <w:t xml:space="preserve">If there </w:t>
        </w:r>
      </w:ins>
      <w:ins w:id="2068" w:author="Lauren Darr" w:date="2018-04-08T07:48:00Z">
        <w:r>
          <w:t>appear to be trends from year to year what could be done next to hone in on pattern changes? (bar graph?)</w:t>
        </w:r>
      </w:ins>
    </w:p>
    <w:p w:rsidR="00F539EB" w:rsidRPr="007249AD" w:rsidRDefault="00F539EB">
      <w:pPr>
        <w:pStyle w:val="p1a"/>
        <w:rPr>
          <w:ins w:id="2069" w:author="Lauren Darr" w:date="2018-04-08T07:19:00Z"/>
        </w:rPr>
        <w:pPrChange w:id="2070" w:author="Lauren Darr" w:date="2018-04-08T07:20:00Z">
          <w:pPr>
            <w:pStyle w:val="heading20"/>
          </w:pPr>
        </w:pPrChange>
      </w:pPr>
    </w:p>
    <w:p w:rsidR="00E20027" w:rsidRPr="007249AD" w:rsidRDefault="00E20027">
      <w:pPr>
        <w:pStyle w:val="p1a"/>
        <w:pPrChange w:id="2071" w:author="Lauren Darr" w:date="2018-04-08T07:19:00Z">
          <w:pPr>
            <w:pStyle w:val="heading10"/>
            <w:outlineLvl w:val="0"/>
          </w:pPr>
        </w:pPrChange>
      </w:pPr>
    </w:p>
    <w:p w:rsidR="009B1D59" w:rsidDel="00A1766B" w:rsidRDefault="009B1D59" w:rsidP="003E1437">
      <w:pPr>
        <w:pStyle w:val="p1a"/>
        <w:outlineLvl w:val="0"/>
        <w:rPr>
          <w:del w:id="2072" w:author="Crowder, Michael" w:date="2018-03-14T18:32:00Z"/>
        </w:rPr>
      </w:pPr>
      <w:del w:id="2073" w:author="Crowder, Michael" w:date="2018-03-14T18:32:00Z">
        <w:r w:rsidDel="00A1766B">
          <w:delText>The online version of the volume will be available in LNCS Online. Members of institutes subscribing to the Lecture Notes in Computer Science series have access to all the pdfs of all the online publications. Non-subscribers can only read as far as the abstracts. If they try to go beyond this point, they are automatically asked, whether th</w:delText>
        </w:r>
        <w:r w:rsidR="008A0799" w:rsidDel="00A1766B">
          <w:delText>ey would like to order the pdf, and are given instructions as to how to do so.</w:delText>
        </w:r>
      </w:del>
    </w:p>
    <w:p w:rsidR="009B1D59" w:rsidRDefault="007131A7" w:rsidP="003E1437">
      <w:pPr>
        <w:pStyle w:val="heading10"/>
        <w:outlineLvl w:val="0"/>
      </w:pPr>
      <w:r>
        <w:t>4</w:t>
      </w:r>
      <w:r w:rsidR="009B1D59" w:rsidRPr="009A3755">
        <w:t xml:space="preserve">   </w:t>
      </w:r>
      <w:ins w:id="2074" w:author="Lauren Darr" w:date="2018-03-13T14:04:00Z">
        <w:r w:rsidR="00A0484B">
          <w:t>Ethical Considerations</w:t>
        </w:r>
      </w:ins>
      <w:del w:id="2075" w:author="Lauren Darr" w:date="2018-03-13T14:04:00Z">
        <w:r w:rsidR="009B1D59" w:rsidDel="00A0484B">
          <w:delText>BibTeX Entries</w:delText>
        </w:r>
      </w:del>
    </w:p>
    <w:p w:rsidR="009B1D59" w:rsidRDefault="009B1D59" w:rsidP="009B1D59">
      <w:pPr>
        <w:pStyle w:val="p1a"/>
        <w:rPr>
          <w:ins w:id="2076" w:author="Crowder, Michael" w:date="2018-03-14T18:33:00Z"/>
        </w:rPr>
      </w:pPr>
      <w:del w:id="2077" w:author="Crowder, Michael" w:date="2018-03-14T18:15:00Z">
        <w:r w:rsidDel="00086731">
          <w:delText xml:space="preserve">The correct BibTeX entries for the Lecture Notes in Computer Science volumes can be found at the following Website shortly after the publication of the book: </w:delText>
        </w:r>
        <w:r w:rsidDel="00086731">
          <w:fldChar w:fldCharType="begin"/>
        </w:r>
        <w:r w:rsidDel="00086731">
          <w:delInstrText xml:space="preserve"> HYPERLINK "http://www.informatik.uni-trier.de/~ley/db/journals/lncs.html" </w:delInstrText>
        </w:r>
        <w:r w:rsidDel="00086731">
          <w:fldChar w:fldCharType="separate"/>
        </w:r>
        <w:r w:rsidRPr="007958FD" w:rsidDel="00086731">
          <w:rPr>
            <w:rStyle w:val="Hyperlink"/>
          </w:rPr>
          <w:delText>http://www.informatik.uni-trier.de/~ley/db/journals/lncs.html</w:delText>
        </w:r>
        <w:r w:rsidDel="00086731">
          <w:fldChar w:fldCharType="end"/>
        </w:r>
      </w:del>
      <w:ins w:id="2078" w:author="Crowder, Michael" w:date="2018-03-14T18:15:00Z">
        <w:r w:rsidR="00086731">
          <w:t xml:space="preserve">The dataset we use in this paper contains the names and addresses of </w:t>
        </w:r>
      </w:ins>
      <w:ins w:id="2079" w:author="Crowder, Michael" w:date="2018-03-14T18:18:00Z">
        <w:r w:rsidR="00086731">
          <w:t>complainants</w:t>
        </w:r>
      </w:ins>
      <w:ins w:id="2080" w:author="Crowder, Michael" w:date="2018-03-14T18:15:00Z">
        <w:r w:rsidR="00086731">
          <w:t xml:space="preserve"> of the burglaries displayed in this research. We did not map out the addresses of the complainants of the burglaries, there was no reason to do so. The practice</w:t>
        </w:r>
      </w:ins>
      <w:ins w:id="2081" w:author="Crowder, Michael" w:date="2018-03-14T20:01:00Z">
        <w:r w:rsidR="0076154F">
          <w:t xml:space="preserve"> of including </w:t>
        </w:r>
        <w:r w:rsidR="0076154F">
          <w:lastRenderedPageBreak/>
          <w:t>the name and address of the complainant</w:t>
        </w:r>
      </w:ins>
      <w:ins w:id="2082" w:author="Crowder, Michael" w:date="2018-03-14T18:15:00Z">
        <w:r w:rsidR="00086731">
          <w:t xml:space="preserve"> is actually very common</w:t>
        </w:r>
      </w:ins>
      <w:ins w:id="2083" w:author="Crowder, Michael" w:date="2018-03-14T18:18:00Z">
        <w:r w:rsidR="00086731">
          <w:t xml:space="preserve"> in public safety open datasets. </w:t>
        </w:r>
      </w:ins>
      <w:ins w:id="2084" w:author="Crowder, Michael" w:date="2018-03-14T18:26:00Z">
        <w:r w:rsidR="00D0319C">
          <w:t xml:space="preserve">Unwarranted publication of personal addresses could pose a threat to those that report crimes. There also </w:t>
        </w:r>
        <w:proofErr w:type="spellStart"/>
        <w:r w:rsidR="00D0319C">
          <w:t>inlies</w:t>
        </w:r>
        <w:proofErr w:type="spellEnd"/>
        <w:r w:rsidR="00D0319C">
          <w:t xml:space="preserve"> the possibility of businesses scraping the data of </w:t>
        </w:r>
      </w:ins>
      <w:ins w:id="2085" w:author="Crowder, Michael" w:date="2018-03-14T18:28:00Z">
        <w:r w:rsidR="00D0319C">
          <w:t>complainants</w:t>
        </w:r>
      </w:ins>
      <w:ins w:id="2086" w:author="Crowder, Michael" w:date="2018-03-14T18:26:00Z">
        <w:r w:rsidR="00D0319C">
          <w:t xml:space="preserve"> to target advertisements and products in what could be a sensitive time for the </w:t>
        </w:r>
      </w:ins>
      <w:ins w:id="2087" w:author="Crowder, Michael" w:date="2018-03-14T18:28:00Z">
        <w:r w:rsidR="00D0319C">
          <w:t>complainant</w:t>
        </w:r>
      </w:ins>
      <w:ins w:id="2088" w:author="Crowder, Michael" w:date="2018-03-14T18:26:00Z">
        <w:r w:rsidR="00D0319C">
          <w:t xml:space="preserve">. </w:t>
        </w:r>
      </w:ins>
    </w:p>
    <w:p w:rsidR="00A1766B" w:rsidRDefault="00A1766B">
      <w:pPr>
        <w:ind w:firstLine="0"/>
        <w:rPr>
          <w:ins w:id="2089" w:author="Crowder, Michael" w:date="2018-03-14T18:33:00Z"/>
        </w:rPr>
        <w:pPrChange w:id="2090" w:author="Crowder, Michael" w:date="2018-03-14T18:33:00Z">
          <w:pPr>
            <w:pStyle w:val="p1a"/>
          </w:pPr>
        </w:pPrChange>
      </w:pPr>
    </w:p>
    <w:p w:rsidR="00A1766B" w:rsidRDefault="00A1766B">
      <w:pPr>
        <w:ind w:firstLine="0"/>
        <w:rPr>
          <w:ins w:id="2091" w:author="Crowder, Michael" w:date="2018-03-14T18:44:00Z"/>
        </w:rPr>
        <w:pPrChange w:id="2092" w:author="Crowder, Michael" w:date="2018-03-14T18:33:00Z">
          <w:pPr>
            <w:pStyle w:val="p1a"/>
          </w:pPr>
        </w:pPrChange>
      </w:pPr>
      <w:ins w:id="2093" w:author="Crowder, Michael" w:date="2018-03-14T18:33:00Z">
        <w:r>
          <w:t xml:space="preserve">The </w:t>
        </w:r>
      </w:ins>
      <w:ins w:id="2094" w:author="Crowder, Michael" w:date="2018-03-14T18:35:00Z">
        <w:r>
          <w:t xml:space="preserve">“Incident Address” in our data is the address where an incident occurred. There </w:t>
        </w:r>
      </w:ins>
      <w:ins w:id="2095" w:author="Crowder, Michael" w:date="2018-03-14T18:40:00Z">
        <w:r w:rsidR="00D70088">
          <w:t>exist</w:t>
        </w:r>
      </w:ins>
      <w:ins w:id="2096" w:author="Crowder, Michael" w:date="2018-03-14T18:35:00Z">
        <w:r>
          <w:t xml:space="preserve"> many possible ways in which data can be displayed on maps. Heat maps present </w:t>
        </w:r>
      </w:ins>
      <w:ins w:id="2097" w:author="Crowder, Michael" w:date="2018-03-14T18:37:00Z">
        <w:r>
          <w:t>opportunities</w:t>
        </w:r>
      </w:ins>
      <w:ins w:id="2098" w:author="Crowder, Michael" w:date="2018-03-14T18:35:00Z">
        <w:r>
          <w:t xml:space="preserve"> </w:t>
        </w:r>
      </w:ins>
      <w:ins w:id="2099" w:author="Crowder, Michael" w:date="2018-03-14T18:37:00Z">
        <w:r>
          <w:t>to adjust density</w:t>
        </w:r>
        <w:r w:rsidR="00D70088">
          <w:t xml:space="preserve"> in order to </w:t>
        </w:r>
      </w:ins>
      <w:ins w:id="2100" w:author="Crowder, Michael" w:date="2018-03-14T18:44:00Z">
        <w:r w:rsidR="00D70088">
          <w:t>magnify</w:t>
        </w:r>
      </w:ins>
      <w:ins w:id="2101" w:author="Crowder, Michael" w:date="2018-03-14T18:37:00Z">
        <w:r w:rsidR="00D70088">
          <w:t xml:space="preserve"> the visualization of incident location. This could cause the potential for an area to appear to have more activity than it actually does. If a user of the geovisual tool is </w:t>
        </w:r>
      </w:ins>
      <w:ins w:id="2102" w:author="Crowder, Michael" w:date="2018-03-14T18:38:00Z">
        <w:r w:rsidR="00D70088">
          <w:t>looking</w:t>
        </w:r>
      </w:ins>
      <w:ins w:id="2103" w:author="Crowder, Michael" w:date="2018-03-14T18:37:00Z">
        <w:r w:rsidR="00D70088">
          <w:t xml:space="preserve"> </w:t>
        </w:r>
      </w:ins>
      <w:ins w:id="2104" w:author="Crowder, Michael" w:date="2018-03-14T18:38:00Z">
        <w:r w:rsidR="00D70088">
          <w:t>at say crime in an area they are considering purchasing a house, or a user is looking for a place to place a business the density on the heat map could turn that user away from an otherwise safe area.</w:t>
        </w:r>
      </w:ins>
    </w:p>
    <w:p w:rsidR="00D70088" w:rsidRDefault="00D70088">
      <w:pPr>
        <w:ind w:firstLine="0"/>
        <w:rPr>
          <w:ins w:id="2105" w:author="Crowder, Michael" w:date="2018-03-14T18:44:00Z"/>
        </w:rPr>
        <w:pPrChange w:id="2106" w:author="Crowder, Michael" w:date="2018-03-14T18:33:00Z">
          <w:pPr>
            <w:pStyle w:val="p1a"/>
          </w:pPr>
        </w:pPrChange>
      </w:pPr>
    </w:p>
    <w:p w:rsidR="00D70088" w:rsidRDefault="00D70088">
      <w:pPr>
        <w:ind w:firstLine="0"/>
        <w:rPr>
          <w:ins w:id="2107" w:author="Crowder, Michael" w:date="2018-03-14T18:49:00Z"/>
        </w:rPr>
        <w:pPrChange w:id="2108" w:author="Crowder, Michael" w:date="2018-03-14T18:33:00Z">
          <w:pPr>
            <w:pStyle w:val="p1a"/>
          </w:pPr>
        </w:pPrChange>
      </w:pPr>
      <w:ins w:id="2109" w:author="Crowder, Michael" w:date="2018-03-14T18:44:00Z">
        <w:r>
          <w:t>Those</w:t>
        </w:r>
        <w:r w:rsidR="0026524B">
          <w:t xml:space="preserve"> preparing geovisualization</w:t>
        </w:r>
        <w:r>
          <w:t xml:space="preserve"> for novice users should take into account potential </w:t>
        </w:r>
      </w:ins>
      <w:ins w:id="2110" w:author="Crowder, Michael" w:date="2018-03-14T18:49:00Z">
        <w:r w:rsidR="009D5369">
          <w:t>considerations</w:t>
        </w:r>
      </w:ins>
      <w:ins w:id="2111" w:author="Crowder, Michael" w:date="2018-03-14T18:44:00Z">
        <w:r>
          <w:t xml:space="preserve"> on how the </w:t>
        </w:r>
      </w:ins>
      <w:ins w:id="2112" w:author="Crowder, Michael" w:date="2018-03-14T18:45:00Z">
        <w:r>
          <w:t>visualization</w:t>
        </w:r>
      </w:ins>
      <w:ins w:id="2113" w:author="Crowder, Michael" w:date="2018-03-14T18:44:00Z">
        <w:r>
          <w:t xml:space="preserve"> </w:t>
        </w:r>
      </w:ins>
      <w:ins w:id="2114" w:author="Crowder, Michael" w:date="2018-03-14T18:45:00Z">
        <w:r>
          <w:t xml:space="preserve">could </w:t>
        </w:r>
      </w:ins>
      <w:ins w:id="2115" w:author="Crowder, Michael" w:date="2018-03-14T18:49:00Z">
        <w:r w:rsidR="009D5369">
          <w:t>affect</w:t>
        </w:r>
      </w:ins>
      <w:ins w:id="2116" w:author="Crowder, Michael" w:date="2018-03-14T18:46:00Z">
        <w:r>
          <w:t xml:space="preserve"> an individual party, or a community as a whole. A famous case of geovisualization in journalism </w:t>
        </w:r>
      </w:ins>
      <w:ins w:id="2117" w:author="Crowder, Michael" w:date="2018-03-14T18:47:00Z">
        <w:r>
          <w:t>occurred</w:t>
        </w:r>
      </w:ins>
      <w:ins w:id="2118" w:author="Crowder, Michael" w:date="2018-03-14T18:46:00Z">
        <w:r>
          <w:t xml:space="preserve"> </w:t>
        </w:r>
      </w:ins>
      <w:ins w:id="2119" w:author="Crowder, Michael" w:date="2018-03-14T18:47:00Z">
        <w:r>
          <w:t xml:space="preserve">in </w:t>
        </w:r>
        <w:r w:rsidR="009D5369">
          <w:t>2012 just months after the Sandy Hook Elementary shooting</w:t>
        </w:r>
      </w:ins>
      <w:ins w:id="2120" w:author="Lauren Darr" w:date="2018-06-24T20:42:00Z">
        <w:r w:rsidR="00F7658B">
          <w:t xml:space="preserve"> [</w:t>
        </w:r>
      </w:ins>
      <w:ins w:id="2121" w:author="Lauren Darr" w:date="2018-06-24T20:43:00Z">
        <w:r w:rsidR="00F7658B">
          <w:t>Craig</w:t>
        </w:r>
      </w:ins>
      <w:ins w:id="2122" w:author="Lauren Darr" w:date="2018-06-24T20:42:00Z">
        <w:r w:rsidR="00F7658B">
          <w:t>, 2017]</w:t>
        </w:r>
      </w:ins>
      <w:ins w:id="2123" w:author="Crowder, Michael" w:date="2018-03-14T18:47:00Z">
        <w:r w:rsidR="009D5369">
          <w:t xml:space="preserve">. The publication published three online maps that </w:t>
        </w:r>
      </w:ins>
      <w:ins w:id="2124" w:author="Crowder, Michael" w:date="2018-03-14T18:48:00Z">
        <w:r w:rsidR="009D5369">
          <w:t>contained</w:t>
        </w:r>
      </w:ins>
      <w:ins w:id="2125" w:author="Crowder, Michael" w:date="2018-03-14T18:47:00Z">
        <w:r w:rsidR="009D5369">
          <w:t xml:space="preserve"> a </w:t>
        </w:r>
      </w:ins>
      <w:ins w:id="2126" w:author="Crowder, Michael" w:date="2018-03-14T18:49:00Z">
        <w:r w:rsidR="009D5369">
          <w:t>two-</w:t>
        </w:r>
      </w:ins>
      <w:ins w:id="2127" w:author="Crowder, Michael" w:date="2018-03-14T19:10:00Z">
        <w:r w:rsidR="00EA271E">
          <w:t>county</w:t>
        </w:r>
      </w:ins>
      <w:ins w:id="2128" w:author="Crowder, Michael" w:date="2018-03-14T18:47:00Z">
        <w:r w:rsidR="009D5369">
          <w:t xml:space="preserve"> area with the names and addresses of those that were permit holders. </w:t>
        </w:r>
      </w:ins>
    </w:p>
    <w:p w:rsidR="009D5369" w:rsidRDefault="009D5369">
      <w:pPr>
        <w:ind w:firstLine="0"/>
        <w:rPr>
          <w:ins w:id="2129" w:author="Crowder, Michael" w:date="2018-03-14T18:49:00Z"/>
        </w:rPr>
        <w:pPrChange w:id="2130" w:author="Crowder, Michael" w:date="2018-03-14T18:33:00Z">
          <w:pPr>
            <w:pStyle w:val="p1a"/>
          </w:pPr>
        </w:pPrChange>
      </w:pPr>
    </w:p>
    <w:p w:rsidR="009D5369" w:rsidRPr="008574ED" w:rsidRDefault="009D5369">
      <w:pPr>
        <w:ind w:firstLine="0"/>
        <w:pPrChange w:id="2131" w:author="Crowder, Michael" w:date="2018-03-14T18:33:00Z">
          <w:pPr>
            <w:pStyle w:val="p1a"/>
          </w:pPr>
        </w:pPrChange>
      </w:pPr>
      <w:ins w:id="2132" w:author="Crowder, Michael" w:date="2018-03-14T18:50:00Z">
        <w:r>
          <w:t xml:space="preserve">Some ground-rules, or guidelines to consider </w:t>
        </w:r>
      </w:ins>
      <w:ins w:id="2133" w:author="Crowder, Michael" w:date="2018-03-14T18:51:00Z">
        <w:r>
          <w:t>when preparing a geovisualization for novice users would be to research data journalism guidelines.</w:t>
        </w:r>
      </w:ins>
      <w:ins w:id="2134" w:author="Crowder, Michael" w:date="2018-03-14T18:57:00Z">
        <w:r>
          <w:t xml:space="preserve"> Craig, </w:t>
        </w:r>
        <w:proofErr w:type="spellStart"/>
        <w:r>
          <w:t>Ketterer</w:t>
        </w:r>
        <w:proofErr w:type="spellEnd"/>
        <w:r>
          <w:t xml:space="preserve">, and Yousuf, in their paper “To Post or Not </w:t>
        </w:r>
        <w:r w:rsidR="00B42B3E">
          <w:t>to Post: Online Discussion of Gun Permit Mapping and the Development of Ethical Standards in Data Journalism</w:t>
        </w:r>
      </w:ins>
      <w:ins w:id="2135" w:author="Crowder, Michael" w:date="2018-03-14T18:58:00Z">
        <w:r w:rsidR="008574ED">
          <w:t xml:space="preserve"> provides </w:t>
        </w:r>
      </w:ins>
      <w:ins w:id="2136" w:author="Crowder, Michael" w:date="2018-03-14T19:01:00Z">
        <w:r w:rsidR="008574ED">
          <w:t>some recommended frames</w:t>
        </w:r>
      </w:ins>
      <w:ins w:id="2137" w:author="Crowder, Michael" w:date="2018-03-14T18:58:00Z">
        <w:r w:rsidR="008574ED">
          <w:t xml:space="preserve"> when considering </w:t>
        </w:r>
      </w:ins>
      <w:ins w:id="2138" w:author="Crowder, Michael" w:date="2018-03-14T19:01:00Z">
        <w:r w:rsidR="008574ED">
          <w:t>publishing</w:t>
        </w:r>
      </w:ins>
      <w:ins w:id="2139" w:author="Crowder, Michael" w:date="2018-03-14T18:58:00Z">
        <w:r w:rsidR="008574ED">
          <w:t xml:space="preserve"> information that could raise ethical questions. </w:t>
        </w:r>
      </w:ins>
      <w:ins w:id="2140" w:author="Crowder, Michael" w:date="2018-03-14T19:00:00Z">
        <w:r w:rsidR="008574ED">
          <w:t xml:space="preserve">The first </w:t>
        </w:r>
      </w:ins>
      <w:ins w:id="2141" w:author="Crowder, Michael" w:date="2018-03-14T19:02:00Z">
        <w:r w:rsidR="008574ED">
          <w:t xml:space="preserve">is </w:t>
        </w:r>
      </w:ins>
      <w:ins w:id="2142" w:author="Crowder, Michael" w:date="2018-03-14T19:05:00Z">
        <w:r w:rsidR="008574ED">
          <w:rPr>
            <w:i/>
          </w:rPr>
          <w:t>f</w:t>
        </w:r>
      </w:ins>
      <w:ins w:id="2143" w:author="Crowder, Michael" w:date="2018-03-14T19:00:00Z">
        <w:r w:rsidR="008574ED" w:rsidRPr="008574ED">
          <w:rPr>
            <w:i/>
            <w:rPrChange w:id="2144" w:author="Crowder, Michael" w:date="2018-03-14T19:02:00Z">
              <w:rPr/>
            </w:rPrChange>
          </w:rPr>
          <w:t xml:space="preserve">reedom </w:t>
        </w:r>
        <w:proofErr w:type="spellStart"/>
        <w:r w:rsidR="008574ED" w:rsidRPr="008574ED">
          <w:rPr>
            <w:i/>
            <w:rPrChange w:id="2145" w:author="Crowder, Michael" w:date="2018-03-14T19:02:00Z">
              <w:rPr/>
            </w:rPrChange>
          </w:rPr>
          <w:t>verus</w:t>
        </w:r>
        <w:proofErr w:type="spellEnd"/>
        <w:r w:rsidR="008574ED" w:rsidRPr="008574ED">
          <w:rPr>
            <w:i/>
            <w:rPrChange w:id="2146" w:author="Crowder, Michael" w:date="2018-03-14T19:02:00Z">
              <w:rPr/>
            </w:rPrChange>
          </w:rPr>
          <w:t xml:space="preserve"> responsibility and journalistic purpose</w:t>
        </w:r>
      </w:ins>
      <w:ins w:id="2147" w:author="Crowder, Michael" w:date="2018-03-14T19:02:00Z">
        <w:r w:rsidR="008574ED">
          <w:t xml:space="preserve">, which purposes that data should not be posted only because its already in a public dataset. The second frame is </w:t>
        </w:r>
      </w:ins>
      <w:ins w:id="2148" w:author="Crowder, Michael" w:date="2018-03-14T19:05:00Z">
        <w:r w:rsidR="008574ED">
          <w:rPr>
            <w:i/>
          </w:rPr>
          <w:t>p</w:t>
        </w:r>
      </w:ins>
      <w:ins w:id="2149" w:author="Crowder, Michael" w:date="2018-03-14T19:02:00Z">
        <w:r w:rsidR="008574ED" w:rsidRPr="008574ED">
          <w:rPr>
            <w:i/>
            <w:rPrChange w:id="2150" w:author="Crowder, Michael" w:date="2018-03-14T19:03:00Z">
              <w:rPr/>
            </w:rPrChange>
          </w:rPr>
          <w:t>rivacy and verification</w:t>
        </w:r>
      </w:ins>
      <w:ins w:id="2151" w:author="Crowder, Michael" w:date="2018-03-14T19:03:00Z">
        <w:r w:rsidR="008574ED">
          <w:rPr>
            <w:i/>
          </w:rPr>
          <w:t xml:space="preserve">, </w:t>
        </w:r>
        <w:r w:rsidR="008574ED">
          <w:t xml:space="preserve">to attempt to measure the risks to a person’s private life. </w:t>
        </w:r>
      </w:ins>
      <w:ins w:id="2152" w:author="Crowder, Michael" w:date="2018-03-14T19:05:00Z">
        <w:r w:rsidR="008574ED">
          <w:t>Thirdly</w:t>
        </w:r>
      </w:ins>
      <w:ins w:id="2153" w:author="Crowder, Michael" w:date="2018-03-14T19:03:00Z">
        <w:r w:rsidR="008574ED">
          <w:t xml:space="preserve"> are </w:t>
        </w:r>
        <w:r w:rsidR="008574ED" w:rsidRPr="008574ED">
          <w:rPr>
            <w:i/>
            <w:rPrChange w:id="2154" w:author="Crowder, Michael" w:date="2018-03-14T19:06:00Z">
              <w:rPr/>
            </w:rPrChange>
          </w:rPr>
          <w:t>consequences</w:t>
        </w:r>
      </w:ins>
      <w:ins w:id="2155" w:author="Crowder, Michael" w:date="2018-03-14T19:05:00Z">
        <w:r w:rsidR="008574ED">
          <w:t xml:space="preserve"> to the </w:t>
        </w:r>
      </w:ins>
      <w:ins w:id="2156" w:author="Crowder, Michael" w:date="2018-03-14T19:06:00Z">
        <w:r w:rsidR="008574ED">
          <w:t>individual</w:t>
        </w:r>
      </w:ins>
      <w:ins w:id="2157" w:author="Crowder, Michael" w:date="2018-03-14T19:05:00Z">
        <w:r w:rsidR="008574ED">
          <w:t xml:space="preserve"> </w:t>
        </w:r>
      </w:ins>
      <w:ins w:id="2158" w:author="Crowder, Michael" w:date="2018-03-14T19:06:00Z">
        <w:r w:rsidR="008574ED">
          <w:t xml:space="preserve">if the information is wrong. </w:t>
        </w:r>
      </w:ins>
      <w:ins w:id="2159" w:author="Crowder, Michael" w:date="2018-03-14T19:07:00Z">
        <w:r w:rsidR="008574ED">
          <w:t>Finally,</w:t>
        </w:r>
      </w:ins>
      <w:ins w:id="2160" w:author="Crowder, Michael" w:date="2018-03-14T19:06:00Z">
        <w:r w:rsidR="008574ED">
          <w:t xml:space="preserve"> what </w:t>
        </w:r>
      </w:ins>
      <w:ins w:id="2161" w:author="Crowder, Michael" w:date="2018-03-14T19:07:00Z">
        <w:r w:rsidR="008574ED" w:rsidRPr="008574ED">
          <w:rPr>
            <w:i/>
            <w:rPrChange w:id="2162" w:author="Crowder, Michael" w:date="2018-03-14T19:07:00Z">
              <w:rPr/>
            </w:rPrChange>
          </w:rPr>
          <w:t>alternatives</w:t>
        </w:r>
      </w:ins>
      <w:ins w:id="2163" w:author="Crowder, Michael" w:date="2018-03-14T19:06:00Z">
        <w:r w:rsidR="008574ED">
          <w:t xml:space="preserve"> are available, such as showing trends or joining with other data to tell the same story</w:t>
        </w:r>
      </w:ins>
      <w:ins w:id="2164" w:author="Crowder, Michael" w:date="2018-03-14T19:07:00Z">
        <w:r w:rsidR="008574ED">
          <w:t xml:space="preserve"> [</w:t>
        </w:r>
      </w:ins>
      <w:ins w:id="2165" w:author="Lauren Darr" w:date="2018-06-24T20:43:00Z">
        <w:r w:rsidR="00F7658B">
          <w:t>Craig, 2017</w:t>
        </w:r>
      </w:ins>
      <w:ins w:id="2166" w:author="Crowder, Michael" w:date="2018-03-14T19:07:00Z">
        <w:del w:id="2167" w:author="Lauren Darr" w:date="2018-06-24T20:43:00Z">
          <w:r w:rsidR="008574ED" w:rsidDel="00F7658B">
            <w:delText>1</w:delText>
          </w:r>
        </w:del>
        <w:del w:id="2168" w:author="Lauren Darr" w:date="2018-05-16T17:24:00Z">
          <w:r w:rsidR="008574ED" w:rsidDel="00DA6794">
            <w:delText>8</w:delText>
          </w:r>
        </w:del>
        <w:r w:rsidR="008574ED">
          <w:t>]</w:t>
        </w:r>
      </w:ins>
      <w:ins w:id="2169" w:author="Crowder, Michael" w:date="2018-03-14T19:06:00Z">
        <w:r w:rsidR="008574ED">
          <w:t>.</w:t>
        </w:r>
      </w:ins>
    </w:p>
    <w:p w:rsidR="009B1D59" w:rsidDel="00DA5DD5" w:rsidRDefault="007131A7" w:rsidP="003E1437">
      <w:pPr>
        <w:pStyle w:val="heading10"/>
        <w:outlineLvl w:val="0"/>
        <w:rPr>
          <w:del w:id="2170" w:author="Crowder, Michael" w:date="2018-03-14T19:45:00Z"/>
        </w:rPr>
      </w:pPr>
      <w:del w:id="2171" w:author="Crowder, Michael" w:date="2018-03-14T19:45:00Z">
        <w:r w:rsidDel="00DA5DD5">
          <w:delText>5</w:delText>
        </w:r>
        <w:r w:rsidR="009B1D59" w:rsidRPr="009A3755" w:rsidDel="00DA5DD5">
          <w:delText xml:space="preserve">   </w:delText>
        </w:r>
      </w:del>
      <w:ins w:id="2172" w:author="Lauren Darr" w:date="2018-03-13T14:05:00Z">
        <w:del w:id="2173" w:author="Crowder, Michael" w:date="2018-03-14T19:45:00Z">
          <w:r w:rsidR="00A0484B" w:rsidDel="00DA5DD5">
            <w:delText>Deliverables</w:delText>
          </w:r>
        </w:del>
      </w:ins>
      <w:del w:id="2174" w:author="Crowder, Michael" w:date="2018-03-14T19:45:00Z">
        <w:r w:rsidR="009B1D59" w:rsidDel="00DA5DD5">
          <w:delText>Lecture Notes in Computer Science in the ISI SCI Expanded</w:delText>
        </w:r>
      </w:del>
    </w:p>
    <w:p w:rsidR="009F4136" w:rsidDel="00A1766B" w:rsidRDefault="009B1D59" w:rsidP="003E1437">
      <w:pPr>
        <w:pStyle w:val="p1a"/>
        <w:outlineLvl w:val="0"/>
        <w:rPr>
          <w:ins w:id="2175" w:author="Lauren Darr" w:date="2018-03-13T14:06:00Z"/>
          <w:del w:id="2176" w:author="Crowder, Michael" w:date="2018-03-14T18:32:00Z"/>
        </w:rPr>
      </w:pPr>
      <w:del w:id="2177" w:author="Crowder, Michael" w:date="2018-03-14T18:32:00Z">
        <w:r w:rsidDel="00A1766B">
          <w:delText>The Lecture Notes in Computer Science volumes are sent to ISI for inclusion in their Science Citation Index Expanded.</w:delText>
        </w:r>
      </w:del>
    </w:p>
    <w:p w:rsidR="00A0484B" w:rsidDel="00DA5DD5" w:rsidRDefault="00A0484B">
      <w:pPr>
        <w:ind w:firstLine="0"/>
        <w:outlineLvl w:val="0"/>
        <w:rPr>
          <w:ins w:id="2178" w:author="Lauren Darr" w:date="2018-03-13T14:06:00Z"/>
          <w:del w:id="2179" w:author="Crowder, Michael" w:date="2018-03-14T19:45:00Z"/>
        </w:rPr>
        <w:pPrChange w:id="2180" w:author="Lauren Darr" w:date="2018-03-13T14:06:00Z">
          <w:pPr>
            <w:pStyle w:val="p1a"/>
          </w:pPr>
        </w:pPrChange>
      </w:pPr>
    </w:p>
    <w:p w:rsidR="00A0484B" w:rsidRDefault="00A0484B" w:rsidP="003E1437">
      <w:pPr>
        <w:pStyle w:val="heading10"/>
        <w:outlineLvl w:val="0"/>
        <w:rPr>
          <w:ins w:id="2181" w:author="Lauren Darr" w:date="2018-03-13T14:06:00Z"/>
        </w:rPr>
      </w:pPr>
      <w:ins w:id="2182" w:author="Lauren Darr" w:date="2018-03-13T14:06:00Z">
        <w:r>
          <w:t>6</w:t>
        </w:r>
        <w:r w:rsidRPr="009A3755">
          <w:t xml:space="preserve">   </w:t>
        </w:r>
      </w:ins>
      <w:ins w:id="2183" w:author="Lauren Darr" w:date="2018-03-13T14:07:00Z">
        <w:r>
          <w:t>Conclusion</w:t>
        </w:r>
      </w:ins>
    </w:p>
    <w:p w:rsidR="00A0484B" w:rsidRPr="00F956D3" w:rsidRDefault="00A0484B">
      <w:pPr>
        <w:ind w:firstLine="0"/>
        <w:pPrChange w:id="2184" w:author="Lauren Darr" w:date="2018-03-13T14:06:00Z">
          <w:pPr>
            <w:pStyle w:val="p1a"/>
          </w:pPr>
        </w:pPrChange>
      </w:pPr>
    </w:p>
    <w:p w:rsidR="009F4136" w:rsidRDefault="009F4136" w:rsidP="009F4136">
      <w:pPr>
        <w:pStyle w:val="p1a"/>
      </w:pPr>
    </w:p>
    <w:p w:rsidR="009F4136" w:rsidRDefault="009F4136" w:rsidP="009F4136">
      <w:pPr>
        <w:pStyle w:val="p1a"/>
        <w:rPr>
          <w:ins w:id="2185" w:author="Lauren Darr" w:date="2018-03-13T14:06:00Z"/>
        </w:rPr>
      </w:pPr>
      <w:r w:rsidRPr="009F4136">
        <w:rPr>
          <w:rStyle w:val="heading3Zchn"/>
        </w:rPr>
        <w:t>Acknowledgments.</w:t>
      </w:r>
      <w:r>
        <w:t xml:space="preserve"> The heading should be treated as a 3</w:t>
      </w:r>
      <w:r w:rsidRPr="009F4136">
        <w:rPr>
          <w:vertAlign w:val="superscript"/>
        </w:rPr>
        <w:t>rd</w:t>
      </w:r>
      <w:r>
        <w:t xml:space="preserve"> level heading and should not be assigned a number.</w:t>
      </w:r>
    </w:p>
    <w:p w:rsidR="00A0484B" w:rsidRPr="00F956D3" w:rsidRDefault="00A0484B">
      <w:pPr>
        <w:pPrChange w:id="2186" w:author="Lauren Darr" w:date="2018-03-13T14:06:00Z">
          <w:pPr>
            <w:pStyle w:val="p1a"/>
          </w:pPr>
        </w:pPrChange>
      </w:pPr>
    </w:p>
    <w:p w:rsidR="009B1D59" w:rsidRPr="009A3755" w:rsidRDefault="009B1D59" w:rsidP="003E1437">
      <w:pPr>
        <w:pStyle w:val="heading10"/>
        <w:outlineLvl w:val="0"/>
      </w:pPr>
      <w:r w:rsidRPr="009A3755">
        <w:lastRenderedPageBreak/>
        <w:t>References</w:t>
      </w:r>
    </w:p>
    <w:p w:rsidR="002C16D7" w:rsidRPr="00DA6794" w:rsidRDefault="002C16D7" w:rsidP="002C16D7">
      <w:pPr>
        <w:pStyle w:val="reference"/>
        <w:numPr>
          <w:ilvl w:val="0"/>
          <w:numId w:val="4"/>
        </w:numPr>
        <w:rPr>
          <w:ins w:id="2187" w:author="Lauren Darr" w:date="2018-05-09T08:30:00Z"/>
          <w:rPrChange w:id="2188" w:author="Lauren Darr" w:date="2018-05-16T17:20:00Z">
            <w:rPr>
              <w:ins w:id="2189" w:author="Lauren Darr" w:date="2018-05-09T08:30:00Z"/>
              <w:highlight w:val="green"/>
            </w:rPr>
          </w:rPrChange>
        </w:rPr>
      </w:pPr>
      <w:proofErr w:type="spellStart"/>
      <w:ins w:id="2190" w:author="Lauren Darr" w:date="2018-03-09T16:48:00Z">
        <w:r w:rsidRPr="00DA6794">
          <w:t>Jaakola</w:t>
        </w:r>
        <w:proofErr w:type="spellEnd"/>
        <w:r w:rsidRPr="00DA6794">
          <w:t>, A</w:t>
        </w:r>
      </w:ins>
      <w:ins w:id="2191" w:author="Lauren Darr" w:date="2018-03-10T08:23:00Z">
        <w:r w:rsidR="00076F57" w:rsidRPr="00DA6794">
          <w:t>.</w:t>
        </w:r>
      </w:ins>
      <w:ins w:id="2192" w:author="Lauren Darr" w:date="2018-03-09T16:48:00Z">
        <w:r w:rsidRPr="00DA6794">
          <w:t>, Kekkonen, H</w:t>
        </w:r>
      </w:ins>
      <w:ins w:id="2193" w:author="Lauren Darr" w:date="2018-03-10T08:23:00Z">
        <w:r w:rsidR="00076F57" w:rsidRPr="00DA6794">
          <w:t>.</w:t>
        </w:r>
      </w:ins>
      <w:ins w:id="2194" w:author="Lauren Darr" w:date="2018-03-09T16:48:00Z">
        <w:r w:rsidRPr="00DA6794">
          <w:t>, Lahti, T</w:t>
        </w:r>
      </w:ins>
      <w:ins w:id="2195" w:author="Lauren Darr" w:date="2018-03-10T08:23:00Z">
        <w:r w:rsidR="00076F57" w:rsidRPr="00DA6794">
          <w:t>.</w:t>
        </w:r>
      </w:ins>
      <w:ins w:id="2196" w:author="Lauren Darr" w:date="2018-03-09T16:48:00Z">
        <w:r w:rsidRPr="00DA6794">
          <w:t xml:space="preserve">, &amp; </w:t>
        </w:r>
        <w:proofErr w:type="spellStart"/>
        <w:r w:rsidRPr="00DA6794">
          <w:t>Manninen</w:t>
        </w:r>
        <w:proofErr w:type="spellEnd"/>
        <w:r w:rsidRPr="00DA6794">
          <w:t>, A</w:t>
        </w:r>
      </w:ins>
      <w:ins w:id="2197" w:author="Lauren Darr" w:date="2018-03-10T08:23:00Z">
        <w:r w:rsidR="00076F57" w:rsidRPr="00DA6794">
          <w:t>.:</w:t>
        </w:r>
      </w:ins>
      <w:ins w:id="2198" w:author="Lauren Darr" w:date="2018-03-09T16:48:00Z">
        <w:r w:rsidR="00076F57" w:rsidRPr="00DA6794">
          <w:t xml:space="preserve"> </w:t>
        </w:r>
        <w:r w:rsidRPr="00DA6794">
          <w:t>Open data, open cities: Experiences from the Helsinki Metropolitan Area. Stat</w:t>
        </w:r>
      </w:ins>
      <w:ins w:id="2199" w:author="Lauren Darr" w:date="2018-03-10T08:25:00Z">
        <w:r w:rsidR="00140183" w:rsidRPr="00DA6794">
          <w:t xml:space="preserve"> J </w:t>
        </w:r>
      </w:ins>
      <w:ins w:id="2200" w:author="Lauren Darr" w:date="2018-03-09T16:48:00Z">
        <w:r w:rsidR="00140183" w:rsidRPr="00DA6794">
          <w:t>IAOS</w:t>
        </w:r>
      </w:ins>
      <w:ins w:id="2201" w:author="Lauren Darr" w:date="2018-03-10T08:27:00Z">
        <w:r w:rsidR="00140183" w:rsidRPr="00DA6794">
          <w:t>.</w:t>
        </w:r>
      </w:ins>
      <w:ins w:id="2202" w:author="Lauren Darr" w:date="2018-03-09T16:48:00Z">
        <w:r w:rsidR="00140183" w:rsidRPr="00DA6794">
          <w:t xml:space="preserve"> 31, 1 (2015) 117-122</w:t>
        </w:r>
      </w:ins>
    </w:p>
    <w:p w:rsidR="009B1D59" w:rsidRPr="00DA6794" w:rsidRDefault="002C65C3">
      <w:pPr>
        <w:pStyle w:val="reference"/>
        <w:numPr>
          <w:ilvl w:val="0"/>
          <w:numId w:val="4"/>
        </w:numPr>
      </w:pPr>
      <w:ins w:id="2203" w:author="Lauren Darr" w:date="2018-05-09T08:30:00Z">
        <w:r w:rsidRPr="00DA6794">
          <w:rPr>
            <w:rPrChange w:id="2204" w:author="Lauren Darr" w:date="2018-05-16T17:20:00Z">
              <w:rPr>
                <w:highlight w:val="yellow"/>
              </w:rPr>
            </w:rPrChange>
          </w:rPr>
          <w:t xml:space="preserve">Banks, D., Hickman M., </w:t>
        </w:r>
        <w:proofErr w:type="spellStart"/>
        <w:r w:rsidRPr="00DA6794">
          <w:rPr>
            <w:rPrChange w:id="2205" w:author="Lauren Darr" w:date="2018-05-16T17:20:00Z">
              <w:rPr>
                <w:highlight w:val="yellow"/>
              </w:rPr>
            </w:rPrChange>
          </w:rPr>
          <w:t>Kyckelhan</w:t>
        </w:r>
        <w:proofErr w:type="spellEnd"/>
        <w:r w:rsidRPr="00DA6794">
          <w:rPr>
            <w:rPrChange w:id="2206" w:author="Lauren Darr" w:date="2018-05-16T17:20:00Z">
              <w:rPr>
                <w:highlight w:val="yellow"/>
              </w:rPr>
            </w:rPrChange>
          </w:rPr>
          <w:t xml:space="preserve"> T.: National Sources of Law Enforcement Employment Data. U.S. Department of Justice: Office of Justice Programs, Bureau of Justice Statistics (2016)</w:t>
        </w:r>
      </w:ins>
      <w:ins w:id="2207" w:author="Lauren Darr" w:date="2018-05-09T12:35:00Z">
        <w:r w:rsidR="004A0958" w:rsidRPr="00DA6794" w:rsidDel="006F791C">
          <w:t xml:space="preserve"> </w:t>
        </w:r>
      </w:ins>
      <w:del w:id="2208" w:author="Lauren Darr" w:date="2018-03-09T16:00:00Z">
        <w:r w:rsidR="0009625B" w:rsidRPr="00DA6794" w:rsidDel="006F791C">
          <w:delText>Jaakola, A, Kekkonen, H, Lahti, T, &amp; Manninen, A 2015, 'Open data, open cities: Experiences from the Helsinki Metropolitan Area. Case Helsinki Region Infoshare www.hri.fi', Statistical Journal Of The IAOS, 31, 1, pp. 117-122, Business Source Complete, EBSCOhost, viewed 4 March 2018.</w:delText>
        </w:r>
      </w:del>
    </w:p>
    <w:p w:rsidR="006F791C" w:rsidRPr="009B5CE8" w:rsidRDefault="006F791C" w:rsidP="00831C96">
      <w:pPr>
        <w:pStyle w:val="reference"/>
        <w:numPr>
          <w:ilvl w:val="0"/>
          <w:numId w:val="4"/>
        </w:numPr>
        <w:rPr>
          <w:ins w:id="2209" w:author="Lauren Darr" w:date="2018-05-10T10:16:00Z"/>
          <w:rPrChange w:id="2210" w:author="Lauren Darr" w:date="2018-05-17T07:54:00Z">
            <w:rPr>
              <w:ins w:id="2211" w:author="Lauren Darr" w:date="2018-05-10T10:16:00Z"/>
              <w:highlight w:val="green"/>
            </w:rPr>
          </w:rPrChange>
        </w:rPr>
      </w:pPr>
      <w:ins w:id="2212" w:author="Lauren Darr" w:date="2018-03-09T16:00:00Z">
        <w:r w:rsidRPr="009B5CE8">
          <w:t>Burwell,</w:t>
        </w:r>
      </w:ins>
      <w:ins w:id="2213" w:author="Lauren Darr" w:date="2018-03-10T11:17:00Z">
        <w:r w:rsidR="00831C96" w:rsidRPr="009B5CE8">
          <w:t xml:space="preserve"> S.,</w:t>
        </w:r>
      </w:ins>
      <w:ins w:id="2214" w:author="Lauren Darr" w:date="2018-03-09T16:00:00Z">
        <w:r w:rsidR="00831C96" w:rsidRPr="009B5CE8">
          <w:t xml:space="preserve"> </w:t>
        </w:r>
        <w:proofErr w:type="spellStart"/>
        <w:r w:rsidRPr="009B5CE8">
          <w:t>VanRoekel</w:t>
        </w:r>
        <w:proofErr w:type="spellEnd"/>
        <w:r w:rsidRPr="009B5CE8">
          <w:t xml:space="preserve">, </w:t>
        </w:r>
      </w:ins>
      <w:ins w:id="2215" w:author="Lauren Darr" w:date="2018-03-10T11:17:00Z">
        <w:r w:rsidR="00831C96" w:rsidRPr="009B5CE8">
          <w:t xml:space="preserve">S., </w:t>
        </w:r>
      </w:ins>
      <w:ins w:id="2216" w:author="Lauren Darr" w:date="2018-03-09T16:00:00Z">
        <w:r w:rsidRPr="009B5CE8">
          <w:t>Park,</w:t>
        </w:r>
      </w:ins>
      <w:ins w:id="2217" w:author="Lauren Darr" w:date="2018-03-10T11:17:00Z">
        <w:r w:rsidR="00831C96" w:rsidRPr="009B5CE8">
          <w:t xml:space="preserve"> T., </w:t>
        </w:r>
      </w:ins>
      <w:ins w:id="2218" w:author="Lauren Darr" w:date="2018-03-09T16:00:00Z">
        <w:r w:rsidRPr="009B5CE8">
          <w:t>Mancini</w:t>
        </w:r>
      </w:ins>
      <w:ins w:id="2219" w:author="Lauren Darr" w:date="2018-03-10T11:17:00Z">
        <w:r w:rsidR="00831C96" w:rsidRPr="009B5CE8">
          <w:t>, D.:</w:t>
        </w:r>
      </w:ins>
      <w:ins w:id="2220" w:author="Lauren Darr" w:date="2018-03-09T16:00:00Z">
        <w:r w:rsidR="00831C96" w:rsidRPr="009B5CE8">
          <w:t xml:space="preserve"> </w:t>
        </w:r>
      </w:ins>
      <w:ins w:id="2221" w:author="Lauren Darr" w:date="2018-05-09T12:38:00Z">
        <w:r w:rsidR="004A0958" w:rsidRPr="009B5CE8">
          <w:rPr>
            <w:rPrChange w:id="2222" w:author="Lauren Darr" w:date="2018-05-17T07:54:00Z">
              <w:rPr>
                <w:highlight w:val="yellow"/>
              </w:rPr>
            </w:rPrChange>
          </w:rPr>
          <w:t xml:space="preserve">M-13-13: </w:t>
        </w:r>
      </w:ins>
      <w:ins w:id="2223" w:author="Lauren Darr" w:date="2018-03-09T16:00:00Z">
        <w:r w:rsidRPr="009B5CE8">
          <w:t>Open Data Policy-Managin</w:t>
        </w:r>
        <w:r w:rsidR="00831C96" w:rsidRPr="009B5CE8">
          <w:t>g Information as an Asset</w:t>
        </w:r>
      </w:ins>
      <w:ins w:id="2224" w:author="Lauren Darr" w:date="2018-05-09T12:43:00Z">
        <w:r w:rsidR="00E01532" w:rsidRPr="009B5CE8">
          <w:rPr>
            <w:rPrChange w:id="2225" w:author="Lauren Darr" w:date="2018-05-17T07:54:00Z">
              <w:rPr>
                <w:highlight w:val="yellow"/>
              </w:rPr>
            </w:rPrChange>
          </w:rPr>
          <w:t xml:space="preserve">. </w:t>
        </w:r>
      </w:ins>
      <w:ins w:id="2226" w:author="Lauren Darr" w:date="2018-05-09T12:48:00Z">
        <w:r w:rsidR="00E01532" w:rsidRPr="009B5CE8">
          <w:rPr>
            <w:rPrChange w:id="2227" w:author="Lauren Darr" w:date="2018-05-17T07:54:00Z">
              <w:rPr>
                <w:highlight w:val="yellow"/>
              </w:rPr>
            </w:rPrChange>
          </w:rPr>
          <w:t>Executive Office of the President</w:t>
        </w:r>
      </w:ins>
      <w:ins w:id="2228" w:author="Lauren Darr" w:date="2018-05-09T12:49:00Z">
        <w:r w:rsidR="00E01532" w:rsidRPr="009B5CE8">
          <w:rPr>
            <w:rPrChange w:id="2229" w:author="Lauren Darr" w:date="2018-05-17T07:54:00Z">
              <w:rPr>
                <w:highlight w:val="yellow"/>
              </w:rPr>
            </w:rPrChange>
          </w:rPr>
          <w:t>, Office of Management and Budget</w:t>
        </w:r>
      </w:ins>
      <w:ins w:id="2230" w:author="Lauren Darr" w:date="2018-05-09T12:51:00Z">
        <w:r w:rsidR="00E73970" w:rsidRPr="009B5CE8">
          <w:rPr>
            <w:rPrChange w:id="2231" w:author="Lauren Darr" w:date="2018-05-17T07:54:00Z">
              <w:rPr>
                <w:highlight w:val="yellow"/>
              </w:rPr>
            </w:rPrChange>
          </w:rPr>
          <w:t xml:space="preserve">, Washington DC </w:t>
        </w:r>
      </w:ins>
      <w:ins w:id="2232" w:author="Lauren Darr" w:date="2018-03-10T11:19:00Z">
        <w:r w:rsidR="00831C96" w:rsidRPr="009B5CE8">
          <w:t>(2013)</w:t>
        </w:r>
      </w:ins>
    </w:p>
    <w:p w:rsidR="002E0515" w:rsidRPr="009B5CE8" w:rsidRDefault="009B5CE8" w:rsidP="00831C96">
      <w:pPr>
        <w:pStyle w:val="reference"/>
        <w:numPr>
          <w:ilvl w:val="0"/>
          <w:numId w:val="4"/>
        </w:numPr>
        <w:rPr>
          <w:ins w:id="2233" w:author="Lauren Darr" w:date="2018-05-11T07:32:00Z"/>
          <w:rPrChange w:id="2234" w:author="Lauren Darr" w:date="2018-05-17T07:56:00Z">
            <w:rPr>
              <w:ins w:id="2235" w:author="Lauren Darr" w:date="2018-05-11T07:32:00Z"/>
              <w:highlight w:val="green"/>
            </w:rPr>
          </w:rPrChange>
        </w:rPr>
      </w:pPr>
      <w:proofErr w:type="spellStart"/>
      <w:ins w:id="2236" w:author="Lauren Darr" w:date="2018-05-17T07:54:00Z">
        <w:r w:rsidRPr="009B5CE8">
          <w:rPr>
            <w:rPrChange w:id="2237" w:author="Lauren Darr" w:date="2018-05-17T07:56:00Z">
              <w:rPr>
                <w:highlight w:val="yellow"/>
              </w:rPr>
            </w:rPrChange>
          </w:rPr>
          <w:t>J</w:t>
        </w:r>
      </w:ins>
      <w:ins w:id="2238" w:author="Lauren Darr" w:date="2018-05-10T12:55:00Z">
        <w:r w:rsidR="00A53A5B" w:rsidRPr="009B5CE8">
          <w:rPr>
            <w:rPrChange w:id="2239" w:author="Lauren Darr" w:date="2018-05-17T07:56:00Z">
              <w:rPr>
                <w:highlight w:val="green"/>
              </w:rPr>
            </w:rPrChange>
          </w:rPr>
          <w:t>Jebb</w:t>
        </w:r>
        <w:proofErr w:type="spellEnd"/>
        <w:r w:rsidR="00A53A5B" w:rsidRPr="009B5CE8">
          <w:rPr>
            <w:rPrChange w:id="2240" w:author="Lauren Darr" w:date="2018-05-17T07:56:00Z">
              <w:rPr>
                <w:highlight w:val="green"/>
              </w:rPr>
            </w:rPrChange>
          </w:rPr>
          <w:t xml:space="preserve">, A.T., </w:t>
        </w:r>
        <w:proofErr w:type="spellStart"/>
        <w:r w:rsidR="00A53A5B" w:rsidRPr="009B5CE8">
          <w:rPr>
            <w:rPrChange w:id="2241" w:author="Lauren Darr" w:date="2018-05-17T07:56:00Z">
              <w:rPr>
                <w:highlight w:val="green"/>
              </w:rPr>
            </w:rPrChange>
          </w:rPr>
          <w:t>Parrigon</w:t>
        </w:r>
        <w:proofErr w:type="spellEnd"/>
        <w:r w:rsidR="00A53A5B" w:rsidRPr="009B5CE8">
          <w:rPr>
            <w:rPrChange w:id="2242" w:author="Lauren Darr" w:date="2018-05-17T07:56:00Z">
              <w:rPr>
                <w:highlight w:val="green"/>
              </w:rPr>
            </w:rPrChange>
          </w:rPr>
          <w:t>, S., &amp; Woo, S.E.: Exploratory data analysis as a foundation of inductive research</w:t>
        </w:r>
      </w:ins>
      <w:ins w:id="2243" w:author="Lauren Darr" w:date="2018-05-10T12:56:00Z">
        <w:r w:rsidR="00A53A5B" w:rsidRPr="009B5CE8">
          <w:rPr>
            <w:rPrChange w:id="2244" w:author="Lauren Darr" w:date="2018-05-17T07:56:00Z">
              <w:rPr>
                <w:highlight w:val="green"/>
              </w:rPr>
            </w:rPrChange>
          </w:rPr>
          <w:t xml:space="preserve">. </w:t>
        </w:r>
      </w:ins>
      <w:ins w:id="2245" w:author="Lauren Darr" w:date="2018-05-10T12:57:00Z">
        <w:r w:rsidR="00A53A5B" w:rsidRPr="009B5CE8">
          <w:rPr>
            <w:rPrChange w:id="2246" w:author="Lauren Darr" w:date="2018-05-17T07:56:00Z">
              <w:rPr>
                <w:highlight w:val="green"/>
              </w:rPr>
            </w:rPrChange>
          </w:rPr>
          <w:t>HRMR</w:t>
        </w:r>
      </w:ins>
      <w:ins w:id="2247" w:author="Lauren Darr" w:date="2018-05-10T12:58:00Z">
        <w:r w:rsidR="00A53A5B" w:rsidRPr="009B5CE8">
          <w:rPr>
            <w:rPrChange w:id="2248" w:author="Lauren Darr" w:date="2018-05-17T07:56:00Z">
              <w:rPr>
                <w:highlight w:val="green"/>
              </w:rPr>
            </w:rPrChange>
          </w:rPr>
          <w:t xml:space="preserve"> 27 (2017) 265-27</w:t>
        </w:r>
      </w:ins>
      <w:ins w:id="2249" w:author="Lauren Darr" w:date="2018-05-10T12:59:00Z">
        <w:r w:rsidR="00A53A5B" w:rsidRPr="009B5CE8">
          <w:rPr>
            <w:rPrChange w:id="2250" w:author="Lauren Darr" w:date="2018-05-17T07:56:00Z">
              <w:rPr>
                <w:highlight w:val="green"/>
              </w:rPr>
            </w:rPrChange>
          </w:rPr>
          <w:t>6</w:t>
        </w:r>
      </w:ins>
      <w:ins w:id="2251" w:author="Lauren Darr" w:date="2018-05-10T12:58:00Z">
        <w:r w:rsidR="00A53A5B" w:rsidRPr="009B5CE8">
          <w:rPr>
            <w:rPrChange w:id="2252" w:author="Lauren Darr" w:date="2018-05-17T07:56:00Z">
              <w:rPr>
                <w:highlight w:val="green"/>
              </w:rPr>
            </w:rPrChange>
          </w:rPr>
          <w:t xml:space="preserve"> </w:t>
        </w:r>
      </w:ins>
    </w:p>
    <w:p w:rsidR="00D16CDD" w:rsidRPr="009B5CE8" w:rsidRDefault="007B0050" w:rsidP="00831C96">
      <w:pPr>
        <w:pStyle w:val="reference"/>
        <w:numPr>
          <w:ilvl w:val="0"/>
          <w:numId w:val="4"/>
        </w:numPr>
        <w:rPr>
          <w:ins w:id="2253" w:author="Lauren Darr" w:date="2018-05-11T07:35:00Z"/>
          <w:rPrChange w:id="2254" w:author="Lauren Darr" w:date="2018-05-17T07:57:00Z">
            <w:rPr>
              <w:ins w:id="2255" w:author="Lauren Darr" w:date="2018-05-11T07:35:00Z"/>
              <w:highlight w:val="green"/>
            </w:rPr>
          </w:rPrChange>
        </w:rPr>
      </w:pPr>
      <w:ins w:id="2256" w:author="Lauren Darr" w:date="2018-05-11T07:32:00Z">
        <w:r w:rsidRPr="009B5CE8">
          <w:rPr>
            <w:rPrChange w:id="2257" w:author="Lauren Darr" w:date="2018-05-17T07:57:00Z">
              <w:rPr>
                <w:highlight w:val="green"/>
              </w:rPr>
            </w:rPrChange>
          </w:rPr>
          <w:t xml:space="preserve">Tukey, J.W.: Exploratory Data Analysis. </w:t>
        </w:r>
      </w:ins>
      <w:ins w:id="2258" w:author="Lauren Darr" w:date="2018-05-11T07:34:00Z">
        <w:r w:rsidRPr="009B5CE8">
          <w:rPr>
            <w:rPrChange w:id="2259" w:author="Lauren Darr" w:date="2018-05-17T07:57:00Z">
              <w:rPr>
                <w:highlight w:val="green"/>
              </w:rPr>
            </w:rPrChange>
          </w:rPr>
          <w:t>Addison-Wesley Pub. Co. Reading, M</w:t>
        </w:r>
      </w:ins>
      <w:ins w:id="2260" w:author="Lauren Darr" w:date="2018-05-11T07:35:00Z">
        <w:r w:rsidRPr="009B5CE8">
          <w:rPr>
            <w:rPrChange w:id="2261" w:author="Lauren Darr" w:date="2018-05-17T07:57:00Z">
              <w:rPr>
                <w:highlight w:val="green"/>
              </w:rPr>
            </w:rPrChange>
          </w:rPr>
          <w:t>S (1977)</w:t>
        </w:r>
      </w:ins>
    </w:p>
    <w:p w:rsidR="007B0050" w:rsidRPr="009B5CE8" w:rsidRDefault="00E33FF5" w:rsidP="00831C96">
      <w:pPr>
        <w:pStyle w:val="reference"/>
        <w:numPr>
          <w:ilvl w:val="0"/>
          <w:numId w:val="4"/>
        </w:numPr>
        <w:rPr>
          <w:ins w:id="2262" w:author="Lauren Darr" w:date="2018-05-12T20:18:00Z"/>
          <w:rPrChange w:id="2263" w:author="Lauren Darr" w:date="2018-05-17T07:59:00Z">
            <w:rPr>
              <w:ins w:id="2264" w:author="Lauren Darr" w:date="2018-05-12T20:18:00Z"/>
              <w:highlight w:val="green"/>
            </w:rPr>
          </w:rPrChange>
        </w:rPr>
      </w:pPr>
      <w:ins w:id="2265" w:author="Lauren Darr" w:date="2018-05-11T08:31:00Z">
        <w:r w:rsidRPr="009B5CE8">
          <w:rPr>
            <w:rPrChange w:id="2266" w:author="Lauren Darr" w:date="2018-05-17T07:59:00Z">
              <w:rPr>
                <w:highlight w:val="green"/>
              </w:rPr>
            </w:rPrChange>
          </w:rPr>
          <w:t>Hamming, R.: Numerical Methods for Scientists and Engineers. McGraw-Hill, New York (1962)</w:t>
        </w:r>
      </w:ins>
    </w:p>
    <w:p w:rsidR="00607235" w:rsidRPr="009B5CE8" w:rsidRDefault="00607235">
      <w:pPr>
        <w:pStyle w:val="reference"/>
        <w:numPr>
          <w:ilvl w:val="0"/>
          <w:numId w:val="4"/>
        </w:numPr>
        <w:rPr>
          <w:ins w:id="2267" w:author="Lauren Darr" w:date="2018-05-16T09:11:00Z"/>
          <w:rPrChange w:id="2268" w:author="Lauren Darr" w:date="2018-05-17T08:03:00Z">
            <w:rPr>
              <w:ins w:id="2269" w:author="Lauren Darr" w:date="2018-05-16T09:11:00Z"/>
              <w:highlight w:val="green"/>
            </w:rPr>
          </w:rPrChange>
        </w:rPr>
      </w:pPr>
      <w:proofErr w:type="spellStart"/>
      <w:ins w:id="2270" w:author="Lauren Darr" w:date="2018-05-12T20:18:00Z">
        <w:r w:rsidRPr="009B5CE8">
          <w:t>McComick</w:t>
        </w:r>
        <w:proofErr w:type="spellEnd"/>
        <w:r w:rsidRPr="009B5CE8">
          <w:t>,</w:t>
        </w:r>
      </w:ins>
      <w:ins w:id="2271" w:author="Lauren Darr" w:date="2018-05-13T09:41:00Z">
        <w:r w:rsidR="002E19AC" w:rsidRPr="009B5CE8">
          <w:rPr>
            <w:rPrChange w:id="2272" w:author="Lauren Darr" w:date="2018-05-17T08:03:00Z">
              <w:rPr>
                <w:highlight w:val="green"/>
              </w:rPr>
            </w:rPrChange>
          </w:rPr>
          <w:t xml:space="preserve"> </w:t>
        </w:r>
      </w:ins>
      <w:ins w:id="2273" w:author="Lauren Darr" w:date="2018-05-13T09:40:00Z">
        <w:r w:rsidR="00043DB5" w:rsidRPr="009B5CE8">
          <w:rPr>
            <w:rPrChange w:id="2274" w:author="Lauren Darr" w:date="2018-05-17T08:03:00Z">
              <w:rPr>
                <w:highlight w:val="green"/>
              </w:rPr>
            </w:rPrChange>
          </w:rPr>
          <w:t>B.H.</w:t>
        </w:r>
      </w:ins>
      <w:ins w:id="2275" w:author="Lauren Darr" w:date="2018-05-12T20:18:00Z">
        <w:r w:rsidRPr="009B5CE8">
          <w:t xml:space="preserve"> et al.</w:t>
        </w:r>
      </w:ins>
      <w:ins w:id="2276" w:author="Lauren Darr" w:date="2018-05-13T09:45:00Z">
        <w:r w:rsidR="002E19AC" w:rsidRPr="009B5CE8">
          <w:rPr>
            <w:rPrChange w:id="2277" w:author="Lauren Darr" w:date="2018-05-17T08:03:00Z">
              <w:rPr>
                <w:highlight w:val="green"/>
              </w:rPr>
            </w:rPrChange>
          </w:rPr>
          <w:t>:</w:t>
        </w:r>
      </w:ins>
      <w:ins w:id="2278" w:author="Lauren Darr" w:date="2018-05-13T09:41:00Z">
        <w:r w:rsidR="002E19AC" w:rsidRPr="009B5CE8">
          <w:rPr>
            <w:rPrChange w:id="2279" w:author="Lauren Darr" w:date="2018-05-17T08:03:00Z">
              <w:rPr>
                <w:highlight w:val="green"/>
              </w:rPr>
            </w:rPrChange>
          </w:rPr>
          <w:t xml:space="preserve"> </w:t>
        </w:r>
      </w:ins>
      <w:ins w:id="2280" w:author="Lauren Darr" w:date="2018-05-12T20:18:00Z">
        <w:r w:rsidRPr="009B5CE8">
          <w:t>Visualization in Scientific Computing</w:t>
        </w:r>
      </w:ins>
      <w:ins w:id="2281" w:author="Lauren Darr" w:date="2018-05-13T09:57:00Z">
        <w:r w:rsidR="00E70053" w:rsidRPr="009B5CE8">
          <w:rPr>
            <w:rPrChange w:id="2282" w:author="Lauren Darr" w:date="2018-05-17T08:03:00Z">
              <w:rPr>
                <w:highlight w:val="green"/>
              </w:rPr>
            </w:rPrChange>
          </w:rPr>
          <w:t>.</w:t>
        </w:r>
      </w:ins>
      <w:ins w:id="2283" w:author="Lauren Darr" w:date="2018-05-12T20:18:00Z">
        <w:r w:rsidRPr="009B5CE8">
          <w:t xml:space="preserve"> </w:t>
        </w:r>
      </w:ins>
      <w:ins w:id="2284" w:author="Lauren Darr" w:date="2018-05-13T09:41:00Z">
        <w:r w:rsidR="002E19AC" w:rsidRPr="009B5CE8">
          <w:rPr>
            <w:rPrChange w:id="2285" w:author="Lauren Darr" w:date="2018-05-17T08:03:00Z">
              <w:rPr>
                <w:highlight w:val="green"/>
              </w:rPr>
            </w:rPrChange>
          </w:rPr>
          <w:t xml:space="preserve">Computer </w:t>
        </w:r>
        <w:proofErr w:type="gramStart"/>
        <w:r w:rsidR="002E19AC" w:rsidRPr="009B5CE8">
          <w:rPr>
            <w:rPrChange w:id="2286" w:author="Lauren Darr" w:date="2018-05-17T08:03:00Z">
              <w:rPr>
                <w:highlight w:val="green"/>
              </w:rPr>
            </w:rPrChange>
          </w:rPr>
          <w:t xml:space="preserve">Graphics </w:t>
        </w:r>
      </w:ins>
      <w:ins w:id="2287" w:author="Lauren Darr" w:date="2018-05-13T09:45:00Z">
        <w:r w:rsidR="002E19AC" w:rsidRPr="009B5CE8">
          <w:rPr>
            <w:rPrChange w:id="2288" w:author="Lauren Darr" w:date="2018-05-17T08:03:00Z">
              <w:rPr>
                <w:highlight w:val="green"/>
              </w:rPr>
            </w:rPrChange>
          </w:rPr>
          <w:t>,</w:t>
        </w:r>
        <w:proofErr w:type="gramEnd"/>
        <w:r w:rsidR="002E19AC" w:rsidRPr="009B5CE8">
          <w:rPr>
            <w:rPrChange w:id="2289" w:author="Lauren Darr" w:date="2018-05-17T08:03:00Z">
              <w:rPr>
                <w:highlight w:val="green"/>
              </w:rPr>
            </w:rPrChange>
          </w:rPr>
          <w:t xml:space="preserve"> ACM SIGGRAPH</w:t>
        </w:r>
      </w:ins>
      <w:ins w:id="2290" w:author="Lauren Darr" w:date="2018-05-13T09:41:00Z">
        <w:r w:rsidR="002E19AC" w:rsidRPr="009B5CE8">
          <w:rPr>
            <w:rPrChange w:id="2291" w:author="Lauren Darr" w:date="2018-05-17T08:03:00Z">
              <w:rPr>
                <w:highlight w:val="green"/>
              </w:rPr>
            </w:rPrChange>
          </w:rPr>
          <w:t>21,</w:t>
        </w:r>
      </w:ins>
      <w:ins w:id="2292" w:author="Lauren Darr" w:date="2018-05-13T09:57:00Z">
        <w:r w:rsidR="00E70053" w:rsidRPr="009B5CE8">
          <w:rPr>
            <w:rPrChange w:id="2293" w:author="Lauren Darr" w:date="2018-05-17T08:03:00Z">
              <w:rPr>
                <w:highlight w:val="green"/>
              </w:rPr>
            </w:rPrChange>
          </w:rPr>
          <w:t xml:space="preserve"> New York</w:t>
        </w:r>
      </w:ins>
      <w:ins w:id="2294" w:author="Lauren Darr" w:date="2018-05-13T09:41:00Z">
        <w:r w:rsidR="002E19AC" w:rsidRPr="009B5CE8">
          <w:rPr>
            <w:rPrChange w:id="2295" w:author="Lauren Darr" w:date="2018-05-17T08:03:00Z">
              <w:rPr>
                <w:highlight w:val="green"/>
              </w:rPr>
            </w:rPrChange>
          </w:rPr>
          <w:t xml:space="preserve"> 6 (1987)</w:t>
        </w:r>
      </w:ins>
      <w:ins w:id="2296" w:author="Lauren Darr" w:date="2018-05-13T09:57:00Z">
        <w:r w:rsidR="00E70053" w:rsidRPr="009B5CE8">
          <w:rPr>
            <w:rPrChange w:id="2297" w:author="Lauren Darr" w:date="2018-05-17T08:03:00Z">
              <w:rPr>
                <w:highlight w:val="green"/>
              </w:rPr>
            </w:rPrChange>
          </w:rPr>
          <w:t xml:space="preserve"> </w:t>
        </w:r>
      </w:ins>
      <w:ins w:id="2298" w:author="Lauren Darr" w:date="2018-05-13T09:58:00Z">
        <w:r w:rsidR="00E70053" w:rsidRPr="009B5CE8">
          <w:rPr>
            <w:rPrChange w:id="2299" w:author="Lauren Darr" w:date="2018-05-17T08:03:00Z">
              <w:rPr>
                <w:highlight w:val="green"/>
              </w:rPr>
            </w:rPrChange>
          </w:rPr>
          <w:t>1-81</w:t>
        </w:r>
      </w:ins>
      <w:ins w:id="2300" w:author="Lauren Darr" w:date="2018-05-13T09:41:00Z">
        <w:r w:rsidR="002E19AC" w:rsidRPr="009B5CE8">
          <w:rPr>
            <w:rPrChange w:id="2301" w:author="Lauren Darr" w:date="2018-05-17T08:03:00Z">
              <w:rPr>
                <w:highlight w:val="green"/>
              </w:rPr>
            </w:rPrChange>
          </w:rPr>
          <w:t xml:space="preserve"> </w:t>
        </w:r>
      </w:ins>
    </w:p>
    <w:p w:rsidR="000E2344" w:rsidRPr="009B5CE8" w:rsidRDefault="000E2344" w:rsidP="000E2344">
      <w:pPr>
        <w:pStyle w:val="reference"/>
        <w:numPr>
          <w:ilvl w:val="0"/>
          <w:numId w:val="4"/>
        </w:numPr>
        <w:rPr>
          <w:ins w:id="2302" w:author="Lauren Darr" w:date="2018-05-16T09:25:00Z"/>
          <w:rPrChange w:id="2303" w:author="Lauren Darr" w:date="2018-05-17T08:06:00Z">
            <w:rPr>
              <w:ins w:id="2304" w:author="Lauren Darr" w:date="2018-05-16T09:25:00Z"/>
              <w:highlight w:val="green"/>
            </w:rPr>
          </w:rPrChange>
        </w:rPr>
      </w:pPr>
      <w:ins w:id="2305" w:author="Lauren Darr" w:date="2018-05-16T09:11:00Z">
        <w:r w:rsidRPr="009B5CE8">
          <w:t xml:space="preserve">Ma, </w:t>
        </w:r>
      </w:ins>
      <w:ins w:id="2306" w:author="Lauren Darr" w:date="2018-05-16T09:12:00Z">
        <w:r w:rsidRPr="009B5CE8">
          <w:t xml:space="preserve">X., </w:t>
        </w:r>
      </w:ins>
      <w:ins w:id="2307" w:author="Lauren Darr" w:date="2018-05-16T09:11:00Z">
        <w:r w:rsidRPr="009B5CE8">
          <w:t>et al</w:t>
        </w:r>
      </w:ins>
      <w:ins w:id="2308" w:author="Lauren Darr" w:date="2018-05-16T09:19:00Z">
        <w:r w:rsidR="00542BA8" w:rsidRPr="009B5CE8">
          <w:t>.:</w:t>
        </w:r>
      </w:ins>
      <w:ins w:id="2309" w:author="Lauren Darr" w:date="2018-05-16T09:11:00Z">
        <w:r w:rsidRPr="009B5CE8">
          <w:t xml:space="preserve"> Using visual Exploratory Data Analysis to Facilitate Collaboration and Hypothesis Generation in Cross-Disciplinary Research</w:t>
        </w:r>
      </w:ins>
      <w:ins w:id="2310" w:author="Lauren Darr" w:date="2018-05-16T09:19:00Z">
        <w:r w:rsidR="00542BA8" w:rsidRPr="009B5CE8">
          <w:t>.</w:t>
        </w:r>
      </w:ins>
      <w:ins w:id="2311" w:author="Lauren Darr" w:date="2018-05-16T09:11:00Z">
        <w:r w:rsidRPr="009B5CE8">
          <w:t xml:space="preserve"> </w:t>
        </w:r>
      </w:ins>
      <w:ins w:id="2312" w:author="Lauren Darr" w:date="2018-05-16T09:22:00Z">
        <w:r w:rsidR="00542BA8" w:rsidRPr="009B5CE8">
          <w:t>ISPRS Int. J. Geo-Inf</w:t>
        </w:r>
      </w:ins>
      <w:ins w:id="2313" w:author="Lauren Darr" w:date="2018-05-16T09:19:00Z">
        <w:r w:rsidR="00542BA8" w:rsidRPr="009B5CE8">
          <w:t>,</w:t>
        </w:r>
      </w:ins>
      <w:ins w:id="2314" w:author="Lauren Darr" w:date="2018-05-16T09:21:00Z">
        <w:r w:rsidR="00542BA8" w:rsidRPr="009B5CE8">
          <w:t xml:space="preserve"> 6(11)</w:t>
        </w:r>
      </w:ins>
      <w:ins w:id="2315" w:author="Lauren Darr" w:date="2018-05-16T09:19:00Z">
        <w:r w:rsidR="00542BA8" w:rsidRPr="009B5CE8">
          <w:t xml:space="preserve"> </w:t>
        </w:r>
      </w:ins>
      <w:ins w:id="2316" w:author="Lauren Darr" w:date="2018-05-16T09:11:00Z">
        <w:r w:rsidRPr="009B5CE8">
          <w:t>(2017)</w:t>
        </w:r>
      </w:ins>
      <w:ins w:id="2317" w:author="Lauren Darr" w:date="2018-05-16T09:23:00Z">
        <w:r w:rsidR="00542BA8" w:rsidRPr="009B5CE8">
          <w:t xml:space="preserve"> 368+</w:t>
        </w:r>
      </w:ins>
    </w:p>
    <w:p w:rsidR="0033356C" w:rsidRPr="00A13DDB" w:rsidRDefault="0033356C" w:rsidP="0033356C">
      <w:pPr>
        <w:pStyle w:val="reference"/>
        <w:numPr>
          <w:ilvl w:val="0"/>
          <w:numId w:val="4"/>
        </w:numPr>
        <w:rPr>
          <w:ins w:id="2318" w:author="Lauren Darr" w:date="2018-05-16T13:56:00Z"/>
          <w:rPrChange w:id="2319" w:author="Lauren Darr" w:date="2018-05-17T08:09:00Z">
            <w:rPr>
              <w:ins w:id="2320" w:author="Lauren Darr" w:date="2018-05-16T13:56:00Z"/>
              <w:highlight w:val="green"/>
            </w:rPr>
          </w:rPrChange>
        </w:rPr>
      </w:pPr>
      <w:ins w:id="2321" w:author="Lauren Darr" w:date="2018-05-16T09:25:00Z">
        <w:r w:rsidRPr="00A13DDB">
          <w:rPr>
            <w:rPrChange w:id="2322" w:author="Lauren Darr" w:date="2018-05-17T08:09:00Z">
              <w:rPr>
                <w:highlight w:val="green"/>
              </w:rPr>
            </w:rPrChange>
          </w:rPr>
          <w:t>Wang, L., Wang, G., &amp; Alexander, C.A.: Big Data and Visualization: Methods, Challenges and Technology Progress. Digital Technologies 1(1) (2015) 33-38</w:t>
        </w:r>
      </w:ins>
    </w:p>
    <w:p w:rsidR="00060FF3" w:rsidRPr="008E45D7" w:rsidRDefault="00060FF3">
      <w:pPr>
        <w:pStyle w:val="reference"/>
        <w:numPr>
          <w:ilvl w:val="0"/>
          <w:numId w:val="4"/>
        </w:numPr>
        <w:rPr>
          <w:ins w:id="2323" w:author="Lauren Darr" w:date="2018-03-09T16:00:00Z"/>
        </w:rPr>
      </w:pPr>
      <w:ins w:id="2324" w:author="Lauren Darr" w:date="2018-05-16T13:56:00Z">
        <w:r w:rsidRPr="008E45D7">
          <w:rPr>
            <w:rPrChange w:id="2325" w:author="Lauren Darr" w:date="2018-05-17T08:17:00Z">
              <w:rPr>
                <w:highlight w:val="green"/>
              </w:rPr>
            </w:rPrChange>
          </w:rPr>
          <w:t xml:space="preserve">J.H. </w:t>
        </w:r>
        <w:proofErr w:type="spellStart"/>
        <w:r w:rsidRPr="008E45D7">
          <w:rPr>
            <w:rPrChange w:id="2326" w:author="Lauren Darr" w:date="2018-05-17T08:17:00Z">
              <w:rPr>
                <w:highlight w:val="green"/>
              </w:rPr>
            </w:rPrChange>
          </w:rPr>
          <w:t>Kwakkel</w:t>
        </w:r>
        <w:proofErr w:type="spellEnd"/>
        <w:r w:rsidRPr="008E45D7">
          <w:rPr>
            <w:rPrChange w:id="2327" w:author="Lauren Darr" w:date="2018-05-17T08:17:00Z">
              <w:rPr>
                <w:highlight w:val="green"/>
              </w:rPr>
            </w:rPrChange>
          </w:rPr>
          <w:t xml:space="preserve"> et al.: Visualizing geo-spatial data in science, technology and innovation. Technological Forecasting and Social Change 81(C) (2014) 67-81</w:t>
        </w:r>
      </w:ins>
    </w:p>
    <w:p w:rsidR="001F15BC" w:rsidRPr="008E45D7" w:rsidDel="006F791C" w:rsidRDefault="001F15BC" w:rsidP="001F15BC">
      <w:pPr>
        <w:pStyle w:val="reference"/>
        <w:numPr>
          <w:ilvl w:val="0"/>
          <w:numId w:val="4"/>
        </w:numPr>
        <w:rPr>
          <w:del w:id="2328" w:author="Lauren Darr" w:date="2018-03-09T16:00:00Z"/>
        </w:rPr>
      </w:pPr>
      <w:del w:id="2329" w:author="Lauren Darr" w:date="2018-03-09T16:00:00Z">
        <w:r w:rsidRPr="008E45D7" w:rsidDel="006F791C">
          <w:delText>Sharma, S., Doyle, P., Shandil, V., &amp; Talakia'atu, S. (2012). A four-stage framework for assessing statistical literacy. Curriculum Matters, 8, 148+. </w:delText>
        </w:r>
      </w:del>
    </w:p>
    <w:p w:rsidR="00B74953" w:rsidRPr="008E45D7" w:rsidRDefault="003D4986" w:rsidP="00086731">
      <w:pPr>
        <w:pStyle w:val="reference"/>
        <w:numPr>
          <w:ilvl w:val="0"/>
          <w:numId w:val="4"/>
        </w:numPr>
        <w:rPr>
          <w:ins w:id="2330" w:author="Lauren Darr" w:date="2018-05-16T17:23:00Z"/>
        </w:rPr>
      </w:pPr>
      <w:del w:id="2331" w:author="Lauren Darr" w:date="2018-03-09T16:21:00Z">
        <w:r w:rsidRPr="008E45D7" w:rsidDel="009C7E79">
          <w:delText>Burwell, VanRoekel, Park, Mancini</w:delText>
        </w:r>
        <w:r w:rsidR="00AF3A91" w:rsidRPr="008E45D7" w:rsidDel="009C7E79">
          <w:delText xml:space="preserve"> 2013 ‘Open Data Policy-Managing Information as an Asset’M-13-13</w:delText>
        </w:r>
      </w:del>
      <w:ins w:id="2332" w:author="Lauren Darr" w:date="2018-03-13T13:41:00Z">
        <w:r w:rsidR="00A65496" w:rsidRPr="008E45D7">
          <w:t xml:space="preserve">Hvistendahl, M.: Crime Forecasters: Police are turning to big data to stop crime before it happens. But is predictive policing biased-and does it work? </w:t>
        </w:r>
      </w:ins>
      <w:ins w:id="2333" w:author="Lauren Darr" w:date="2018-03-13T13:50:00Z">
        <w:r w:rsidR="00604494" w:rsidRPr="008E45D7">
          <w:t>Science</w:t>
        </w:r>
      </w:ins>
      <w:ins w:id="2334" w:author="Lauren Darr" w:date="2018-03-13T13:51:00Z">
        <w:r w:rsidR="00604494" w:rsidRPr="008E45D7">
          <w:t>,</w:t>
        </w:r>
      </w:ins>
      <w:ins w:id="2335" w:author="Lauren Darr" w:date="2018-03-13T13:52:00Z">
        <w:r w:rsidR="00604494" w:rsidRPr="008E45D7">
          <w:t xml:space="preserve"> 353: 6307, (2016) pp. 1484-</w:t>
        </w:r>
      </w:ins>
      <w:ins w:id="2336" w:author="Lauren Darr" w:date="2018-03-13T13:53:00Z">
        <w:r w:rsidR="00604494" w:rsidRPr="008E45D7">
          <w:t>1487</w:t>
        </w:r>
      </w:ins>
      <w:ins w:id="2337" w:author="Lauren Darr" w:date="2018-03-13T13:51:00Z">
        <w:r w:rsidR="00604494" w:rsidRPr="008E45D7">
          <w:t xml:space="preserve"> </w:t>
        </w:r>
      </w:ins>
    </w:p>
    <w:p w:rsidR="00DA6794" w:rsidRPr="00DA6794" w:rsidRDefault="00DA6794">
      <w:pPr>
        <w:pStyle w:val="reference"/>
        <w:numPr>
          <w:ilvl w:val="0"/>
          <w:numId w:val="4"/>
        </w:numPr>
        <w:rPr>
          <w:ins w:id="2338" w:author="Lauren Darr" w:date="2018-03-12T21:36:00Z"/>
        </w:rPr>
      </w:pPr>
      <w:ins w:id="2339" w:author="Lauren Darr" w:date="2018-05-16T17:23:00Z">
        <w:r>
          <w:t>Roth, R.E.: Interactive Maps: What we know and what we need to know. JOSIS, 6 (2013) 59-115</w:t>
        </w:r>
      </w:ins>
    </w:p>
    <w:p w:rsidR="000D11F9" w:rsidRPr="002F00A9" w:rsidDel="00333CD5" w:rsidRDefault="00094A12">
      <w:pPr>
        <w:pStyle w:val="reference"/>
        <w:ind w:left="360" w:firstLine="0"/>
        <w:rPr>
          <w:ins w:id="2340" w:author="Crowder, Michael" w:date="2018-03-11T14:05:00Z"/>
          <w:del w:id="2341" w:author="Lauren Darr" w:date="2018-03-13T13:24:00Z"/>
        </w:rPr>
        <w:pPrChange w:id="2342" w:author="Lauren Darr" w:date="2018-03-12T21:36:00Z">
          <w:pPr>
            <w:pStyle w:val="reference"/>
            <w:numPr>
              <w:numId w:val="4"/>
            </w:numPr>
            <w:ind w:left="720" w:hanging="360"/>
          </w:pPr>
        </w:pPrChange>
      </w:pPr>
      <w:ins w:id="2343" w:author="Lauren Darr" w:date="2018-05-16T17:12:00Z">
        <w:r w:rsidRPr="002F00A9">
          <w:t xml:space="preserve">Craig, D., </w:t>
        </w:r>
      </w:ins>
    </w:p>
    <w:p w:rsidR="00974573" w:rsidRPr="002F00A9" w:rsidDel="006B6A3F" w:rsidRDefault="00974573" w:rsidP="006F791C">
      <w:pPr>
        <w:pStyle w:val="reference"/>
        <w:numPr>
          <w:ilvl w:val="0"/>
          <w:numId w:val="4"/>
        </w:numPr>
        <w:rPr>
          <w:ins w:id="2344" w:author="Crowder, Michael" w:date="2018-03-11T15:07:00Z"/>
          <w:del w:id="2345" w:author="Lauren Darr" w:date="2018-05-12T20:26:00Z"/>
        </w:rPr>
      </w:pPr>
      <w:ins w:id="2346" w:author="Crowder, Michael" w:date="2018-03-11T14:09:00Z">
        <w:del w:id="2347" w:author="Lauren Darr" w:date="2018-05-12T20:26:00Z">
          <w:r w:rsidRPr="002F00A9" w:rsidDel="006B6A3F">
            <w:delText>McComick</w:delText>
          </w:r>
        </w:del>
      </w:ins>
      <w:ins w:id="2348" w:author="Crowder, Michael" w:date="2018-03-11T14:05:00Z">
        <w:del w:id="2349" w:author="Lauren Darr" w:date="2018-05-12T20:26:00Z">
          <w:r w:rsidRPr="002F00A9" w:rsidDel="006B6A3F">
            <w:delText>, et</w:delText>
          </w:r>
        </w:del>
      </w:ins>
      <w:ins w:id="2350" w:author="Crowder, Michael" w:date="2018-03-11T14:06:00Z">
        <w:del w:id="2351" w:author="Lauren Darr" w:date="2018-05-12T20:26:00Z">
          <w:r w:rsidRPr="002F00A9" w:rsidDel="006B6A3F">
            <w:delText xml:space="preserve"> al.,</w:delText>
          </w:r>
        </w:del>
      </w:ins>
      <w:ins w:id="2352" w:author="Crowder, Michael" w:date="2018-03-11T14:07:00Z">
        <w:del w:id="2353" w:author="Lauren Darr" w:date="2018-05-12T20:26:00Z">
          <w:r w:rsidRPr="002F00A9" w:rsidDel="006B6A3F">
            <w:delText>Visualization in Scientific Computing</w:delText>
          </w:r>
        </w:del>
      </w:ins>
      <w:ins w:id="2354" w:author="Crowder, Michael" w:date="2018-03-11T14:08:00Z">
        <w:del w:id="2355" w:author="Lauren Darr" w:date="2018-05-12T20:26:00Z">
          <w:r w:rsidRPr="002F00A9" w:rsidDel="006B6A3F">
            <w:delText>, National Science Foundation</w:delText>
          </w:r>
        </w:del>
      </w:ins>
      <w:ins w:id="2356" w:author="Crowder, Michael" w:date="2018-03-11T14:09:00Z">
        <w:del w:id="2357" w:author="Lauren Darr" w:date="2018-05-12T20:26:00Z">
          <w:r w:rsidRPr="002F00A9" w:rsidDel="006B6A3F">
            <w:delText xml:space="preserve"> (1987)</w:delText>
          </w:r>
        </w:del>
      </w:ins>
    </w:p>
    <w:p w:rsidR="00100124" w:rsidRPr="002F00A9" w:rsidDel="000E2344" w:rsidRDefault="00100124" w:rsidP="006F791C">
      <w:pPr>
        <w:pStyle w:val="reference"/>
        <w:numPr>
          <w:ilvl w:val="0"/>
          <w:numId w:val="4"/>
        </w:numPr>
        <w:rPr>
          <w:ins w:id="2358" w:author="Crowder, Michael" w:date="2018-03-11T15:23:00Z"/>
          <w:del w:id="2359" w:author="Lauren Darr" w:date="2018-05-16T09:11:00Z"/>
        </w:rPr>
      </w:pPr>
      <w:ins w:id="2360" w:author="Crowder, Michael" w:date="2018-03-11T15:07:00Z">
        <w:del w:id="2361" w:author="Lauren Darr" w:date="2018-05-16T09:11:00Z">
          <w:r w:rsidRPr="002F00A9" w:rsidDel="000E2344">
            <w:delText xml:space="preserve">Ma, Xiaogang, et al, Using visual Exploratory Data Analysis to Facilitate Collaboration and Hypothesis </w:delText>
          </w:r>
        </w:del>
      </w:ins>
      <w:ins w:id="2362" w:author="Crowder, Michael" w:date="2018-03-11T15:08:00Z">
        <w:del w:id="2363" w:author="Lauren Darr" w:date="2018-05-16T09:11:00Z">
          <w:r w:rsidRPr="002F00A9" w:rsidDel="000E2344">
            <w:delText>Generation</w:delText>
          </w:r>
        </w:del>
      </w:ins>
      <w:ins w:id="2364" w:author="Crowder, Michael" w:date="2018-03-11T15:07:00Z">
        <w:del w:id="2365" w:author="Lauren Darr" w:date="2018-05-16T09:11:00Z">
          <w:r w:rsidRPr="002F00A9" w:rsidDel="000E2344">
            <w:delText xml:space="preserve"> </w:delText>
          </w:r>
        </w:del>
      </w:ins>
      <w:ins w:id="2366" w:author="Crowder, Michael" w:date="2018-03-11T15:08:00Z">
        <w:del w:id="2367" w:author="Lauren Darr" w:date="2018-05-16T09:11:00Z">
          <w:r w:rsidRPr="002F00A9" w:rsidDel="000E2344">
            <w:delText>in Cross-Disciplinary Research, International Journal of Geo-information (2017)</w:delText>
          </w:r>
        </w:del>
      </w:ins>
    </w:p>
    <w:p w:rsidR="00590DF5" w:rsidRPr="002F00A9" w:rsidDel="006B6A3F" w:rsidRDefault="00590DF5" w:rsidP="006F791C">
      <w:pPr>
        <w:pStyle w:val="reference"/>
        <w:numPr>
          <w:ilvl w:val="0"/>
          <w:numId w:val="4"/>
        </w:numPr>
        <w:rPr>
          <w:ins w:id="2368" w:author="Crowder, Michael" w:date="2018-03-11T15:23:00Z"/>
          <w:del w:id="2369" w:author="Lauren Darr" w:date="2018-05-12T20:22:00Z"/>
        </w:rPr>
      </w:pPr>
      <w:ins w:id="2370" w:author="Crowder, Michael" w:date="2018-03-11T15:24:00Z">
        <w:del w:id="2371" w:author="Lauren Darr" w:date="2018-05-12T20:22:00Z">
          <w:r w:rsidRPr="002F00A9" w:rsidDel="006B6A3F">
            <w:delText xml:space="preserve">Lidong Wang, Guanghui Wang and Cheryl Ann Alexander, “Big Data and Visualization: Methods, Challenges and Technology Progress” </w:delText>
          </w:r>
        </w:del>
      </w:ins>
      <w:ins w:id="2372" w:author="Crowder, Michael" w:date="2018-03-11T15:25:00Z">
        <w:del w:id="2373" w:author="Lauren Darr" w:date="2018-05-12T20:22:00Z">
          <w:r w:rsidR="006E00A0" w:rsidRPr="002F00A9" w:rsidDel="006B6A3F">
            <w:delText>Digital</w:delText>
          </w:r>
        </w:del>
      </w:ins>
      <w:ins w:id="2374" w:author="Crowder, Michael" w:date="2018-03-11T15:24:00Z">
        <w:del w:id="2375" w:author="Lauren Darr" w:date="2018-05-12T20:22:00Z">
          <w:r w:rsidRPr="002F00A9" w:rsidDel="006B6A3F">
            <w:delText xml:space="preserve"> </w:delText>
          </w:r>
        </w:del>
      </w:ins>
      <w:ins w:id="2376" w:author="Crowder, Michael" w:date="2018-03-11T15:25:00Z">
        <w:del w:id="2377" w:author="Lauren Darr" w:date="2018-05-12T20:22:00Z">
          <w:r w:rsidR="006E00A0" w:rsidRPr="002F00A9" w:rsidDel="006B6A3F">
            <w:delText>Technologies</w:delText>
          </w:r>
        </w:del>
      </w:ins>
      <w:ins w:id="2378" w:author="Crowder, Michael" w:date="2018-03-11T15:24:00Z">
        <w:del w:id="2379" w:author="Lauren Darr" w:date="2018-05-12T20:22:00Z">
          <w:r w:rsidRPr="002F00A9" w:rsidDel="006B6A3F">
            <w:delText>, vol 1, no 1 (2015)</w:delText>
          </w:r>
        </w:del>
      </w:ins>
      <w:ins w:id="2380" w:author="Crowder, Michael" w:date="2018-03-11T15:25:00Z">
        <w:del w:id="2381" w:author="Lauren Darr" w:date="2018-05-12T20:22:00Z">
          <w:r w:rsidR="006E00A0" w:rsidRPr="002F00A9" w:rsidDel="006B6A3F">
            <w:delText>.</w:delText>
          </w:r>
        </w:del>
      </w:ins>
    </w:p>
    <w:p w:rsidR="00590DF5" w:rsidRPr="002F00A9" w:rsidDel="00EE31EF" w:rsidRDefault="004F396B" w:rsidP="006F791C">
      <w:pPr>
        <w:pStyle w:val="reference"/>
        <w:numPr>
          <w:ilvl w:val="0"/>
          <w:numId w:val="4"/>
        </w:numPr>
        <w:rPr>
          <w:ins w:id="2382" w:author="Crowder, Michael" w:date="2018-03-11T16:15:00Z"/>
          <w:del w:id="2383" w:author="Lauren Darr" w:date="2018-05-12T20:44:00Z"/>
        </w:rPr>
      </w:pPr>
      <w:ins w:id="2384" w:author="Crowder, Michael" w:date="2018-03-11T15:58:00Z">
        <w:del w:id="2385" w:author="Lauren Darr" w:date="2018-05-12T20:44:00Z">
          <w:r w:rsidRPr="002F00A9" w:rsidDel="00EE31EF">
            <w:delText xml:space="preserve">J.H. Kwakkel et. Al., </w:delText>
          </w:r>
        </w:del>
      </w:ins>
      <w:ins w:id="2386" w:author="Crowder, Michael" w:date="2018-03-11T15:59:00Z">
        <w:del w:id="2387" w:author="Lauren Darr" w:date="2018-05-12T20:44:00Z">
          <w:r w:rsidRPr="002F00A9" w:rsidDel="00EE31EF">
            <w:delText>Visualizing geo-spatial data in science, technology and innovation, Technological Forecasting and Social Change, 2012.</w:delText>
          </w:r>
        </w:del>
      </w:ins>
    </w:p>
    <w:p w:rsidR="00471582" w:rsidRPr="002F00A9" w:rsidDel="00EE31EF" w:rsidRDefault="00471582" w:rsidP="006F791C">
      <w:pPr>
        <w:pStyle w:val="reference"/>
        <w:numPr>
          <w:ilvl w:val="0"/>
          <w:numId w:val="4"/>
        </w:numPr>
        <w:rPr>
          <w:ins w:id="2388" w:author="Crowder, Michael" w:date="2018-03-11T18:08:00Z"/>
          <w:del w:id="2389" w:author="Lauren Darr" w:date="2018-05-12T20:44:00Z"/>
        </w:rPr>
      </w:pPr>
      <w:ins w:id="2390" w:author="Crowder, Michael" w:date="2018-03-11T16:15:00Z">
        <w:del w:id="2391" w:author="Lauren Darr" w:date="2018-05-12T20:44:00Z">
          <w:r w:rsidRPr="002F00A9" w:rsidDel="00EE31EF">
            <w:delText>International Association of Crime Analyst, Identifying High Crime Areas (2013).</w:delText>
          </w:r>
        </w:del>
      </w:ins>
    </w:p>
    <w:p w:rsidR="004F23C5" w:rsidRPr="002F00A9" w:rsidDel="00EE31EF" w:rsidRDefault="004F23C5" w:rsidP="006F791C">
      <w:pPr>
        <w:pStyle w:val="reference"/>
        <w:numPr>
          <w:ilvl w:val="0"/>
          <w:numId w:val="4"/>
        </w:numPr>
        <w:rPr>
          <w:ins w:id="2392" w:author="Crowder, Michael" w:date="2018-03-14T19:08:00Z"/>
          <w:del w:id="2393" w:author="Lauren Darr" w:date="2018-05-12T20:44:00Z"/>
        </w:rPr>
      </w:pPr>
      <w:ins w:id="2394" w:author="Crowder, Michael" w:date="2018-03-11T18:09:00Z">
        <w:del w:id="2395" w:author="Lauren Darr" w:date="2018-05-12T20:44:00Z">
          <w:r w:rsidRPr="002F00A9" w:rsidDel="00EE31EF">
            <w:delText>Lee et. al. “How do People Make Sense of Unfamilar Visualizations?: A Grounded Model of Novice Information Visualization</w:delText>
          </w:r>
        </w:del>
      </w:ins>
      <w:ins w:id="2396" w:author="Crowder, Michael" w:date="2018-03-11T18:10:00Z">
        <w:del w:id="2397" w:author="Lauren Darr" w:date="2018-05-12T20:44:00Z">
          <w:r w:rsidRPr="002F00A9" w:rsidDel="00EE31EF">
            <w:delText xml:space="preserve"> Sensemaking, </w:delText>
          </w:r>
          <w:r w:rsidR="003A2657" w:rsidRPr="002F00A9" w:rsidDel="00EE31EF">
            <w:delText>IEEE Transactions On Visualization and Computer Graphics, 2016</w:delText>
          </w:r>
        </w:del>
      </w:ins>
    </w:p>
    <w:p w:rsidR="008574ED" w:rsidRPr="002F00A9" w:rsidRDefault="00711B55" w:rsidP="006F791C">
      <w:pPr>
        <w:pStyle w:val="reference"/>
        <w:numPr>
          <w:ilvl w:val="0"/>
          <w:numId w:val="4"/>
        </w:numPr>
        <w:rPr>
          <w:ins w:id="2398" w:author="Crowder, Michael" w:date="2018-05-13T12:40:00Z"/>
        </w:rPr>
      </w:pPr>
      <w:ins w:id="2399" w:author="Crowder, Michael" w:date="2018-03-14T19:08:00Z">
        <w:del w:id="2400" w:author="Lauren Darr" w:date="2018-05-16T17:10:00Z">
          <w:r w:rsidRPr="002F00A9" w:rsidDel="00094A12">
            <w:delText xml:space="preserve">Craig, </w:delText>
          </w:r>
        </w:del>
        <w:proofErr w:type="spellStart"/>
        <w:r w:rsidRPr="002F00A9">
          <w:t>Ketterer</w:t>
        </w:r>
        <w:proofErr w:type="spellEnd"/>
        <w:r w:rsidRPr="002F00A9">
          <w:t>,</w:t>
        </w:r>
      </w:ins>
      <w:ins w:id="2401" w:author="Lauren Darr" w:date="2018-05-16T17:10:00Z">
        <w:r w:rsidR="00094A12" w:rsidRPr="002F00A9">
          <w:t xml:space="preserve"> </w:t>
        </w:r>
      </w:ins>
      <w:ins w:id="2402" w:author="Lauren Darr" w:date="2018-05-16T17:12:00Z">
        <w:r w:rsidR="00094A12" w:rsidRPr="002F00A9">
          <w:t>S</w:t>
        </w:r>
      </w:ins>
      <w:ins w:id="2403" w:author="Lauren Darr" w:date="2018-05-16T17:10:00Z">
        <w:r w:rsidR="00094A12" w:rsidRPr="002F00A9">
          <w:t>.</w:t>
        </w:r>
      </w:ins>
      <w:ins w:id="2404" w:author="Crowder, Michael" w:date="2018-03-14T19:08:00Z">
        <w:r w:rsidRPr="002F00A9">
          <w:t xml:space="preserve"> </w:t>
        </w:r>
      </w:ins>
      <w:ins w:id="2405" w:author="Lauren Darr" w:date="2018-05-16T17:12:00Z">
        <w:r w:rsidR="00094A12" w:rsidRPr="002F00A9">
          <w:t>&amp;</w:t>
        </w:r>
      </w:ins>
      <w:ins w:id="2406" w:author="Crowder, Michael" w:date="2018-03-14T19:08:00Z">
        <w:del w:id="2407" w:author="Lauren Darr" w:date="2018-05-16T17:12:00Z">
          <w:r w:rsidRPr="002F00A9" w:rsidDel="00094A12">
            <w:delText>and</w:delText>
          </w:r>
        </w:del>
        <w:r w:rsidRPr="002F00A9">
          <w:t xml:space="preserve"> Yousuf</w:t>
        </w:r>
      </w:ins>
      <w:ins w:id="2408" w:author="Lauren Darr" w:date="2018-05-16T17:12:00Z">
        <w:r w:rsidR="00094A12" w:rsidRPr="002F00A9">
          <w:t>, M.</w:t>
        </w:r>
      </w:ins>
      <w:ins w:id="2409" w:author="Lauren Darr" w:date="2018-05-16T17:10:00Z">
        <w:r w:rsidR="00094A12" w:rsidRPr="002F00A9">
          <w:t>:</w:t>
        </w:r>
      </w:ins>
      <w:ins w:id="2410" w:author="Crowder, Michael" w:date="2018-03-14T19:08:00Z">
        <w:del w:id="2411" w:author="Lauren Darr" w:date="2018-05-16T17:10:00Z">
          <w:r w:rsidRPr="002F00A9" w:rsidDel="00094A12">
            <w:delText>,</w:delText>
          </w:r>
        </w:del>
        <w:r w:rsidRPr="002F00A9">
          <w:t xml:space="preserve"> </w:t>
        </w:r>
      </w:ins>
      <w:ins w:id="2412" w:author="Crowder, Michael" w:date="2018-03-14T19:09:00Z">
        <w:del w:id="2413" w:author="Lauren Darr" w:date="2018-05-16T17:12:00Z">
          <w:r w:rsidRPr="002F00A9" w:rsidDel="00094A12">
            <w:delText>“</w:delText>
          </w:r>
        </w:del>
        <w:r w:rsidRPr="002F00A9">
          <w:t>To Post or Not to Post: Online Discussion of Gun Permit Mapping and the Development of Ethical Standards in Data Journalism”, Journalism &amp; Mass Communication Quarterly</w:t>
        </w:r>
      </w:ins>
      <w:ins w:id="2414" w:author="Crowder, Michael" w:date="2018-03-14T19:10:00Z">
        <w:del w:id="2415" w:author="Lauren Darr" w:date="2018-05-16T17:12:00Z">
          <w:r w:rsidRPr="002F00A9" w:rsidDel="00094A12">
            <w:delText>”</w:delText>
          </w:r>
        </w:del>
      </w:ins>
      <w:ins w:id="2416" w:author="Lauren Darr" w:date="2018-05-16T17:12:00Z">
        <w:r w:rsidR="00094A12" w:rsidRPr="002F00A9">
          <w:t>.</w:t>
        </w:r>
      </w:ins>
      <w:ins w:id="2417" w:author="Lauren Darr" w:date="2018-05-16T17:13:00Z">
        <w:r w:rsidR="00094A12" w:rsidRPr="002F00A9">
          <w:t xml:space="preserve"> AEJMC, 94(1)</w:t>
        </w:r>
      </w:ins>
      <w:ins w:id="2418" w:author="Crowder, Michael" w:date="2018-03-14T19:10:00Z">
        <w:del w:id="2419" w:author="Lauren Darr" w:date="2018-05-16T17:12:00Z">
          <w:r w:rsidRPr="002F00A9" w:rsidDel="00094A12">
            <w:delText>,</w:delText>
          </w:r>
        </w:del>
        <w:r w:rsidRPr="002F00A9">
          <w:t xml:space="preserve"> </w:t>
        </w:r>
      </w:ins>
      <w:ins w:id="2420" w:author="Lauren Darr" w:date="2018-05-16T17:13:00Z">
        <w:r w:rsidR="00094A12" w:rsidRPr="002F00A9">
          <w:t>(</w:t>
        </w:r>
      </w:ins>
      <w:ins w:id="2421" w:author="Crowder, Michael" w:date="2018-03-14T19:10:00Z">
        <w:r w:rsidRPr="002F00A9">
          <w:t>2017</w:t>
        </w:r>
      </w:ins>
      <w:ins w:id="2422" w:author="Lauren Darr" w:date="2018-05-16T17:13:00Z">
        <w:r w:rsidR="00094A12" w:rsidRPr="002F00A9">
          <w:t>) 168-</w:t>
        </w:r>
      </w:ins>
      <w:ins w:id="2423" w:author="Lauren Darr" w:date="2018-05-16T17:14:00Z">
        <w:r w:rsidR="00094A12" w:rsidRPr="002F00A9">
          <w:t>188</w:t>
        </w:r>
      </w:ins>
    </w:p>
    <w:p w:rsidR="0056452D" w:rsidRDefault="0056452D" w:rsidP="006F791C">
      <w:pPr>
        <w:pStyle w:val="reference"/>
        <w:numPr>
          <w:ilvl w:val="0"/>
          <w:numId w:val="4"/>
        </w:numPr>
        <w:rPr>
          <w:ins w:id="2424" w:author="Crowder, Michael" w:date="2018-05-13T13:13:00Z"/>
        </w:rPr>
      </w:pPr>
      <w:proofErr w:type="spellStart"/>
      <w:ins w:id="2425" w:author="Crowder, Michael" w:date="2018-05-13T12:40:00Z">
        <w:r>
          <w:t>Kimerling</w:t>
        </w:r>
        <w:proofErr w:type="spellEnd"/>
        <w:r>
          <w:t>, A.</w:t>
        </w:r>
      </w:ins>
      <w:ins w:id="2426" w:author="Lauren Darr" w:date="2018-05-16T17:14:00Z">
        <w:r w:rsidR="00094A12">
          <w:t>J.</w:t>
        </w:r>
      </w:ins>
      <w:ins w:id="2427" w:author="Crowder, Michael" w:date="2018-05-13T12:40:00Z">
        <w:del w:id="2428" w:author="Lauren Darr" w:date="2018-05-16T17:14:00Z">
          <w:r w:rsidDel="00094A12">
            <w:delText xml:space="preserve"> Jon</w:delText>
          </w:r>
        </w:del>
      </w:ins>
      <w:ins w:id="2429" w:author="Lauren Darr" w:date="2018-05-16T17:14:00Z">
        <w:r w:rsidR="00094A12">
          <w:t>:</w:t>
        </w:r>
      </w:ins>
      <w:ins w:id="2430" w:author="Crowder, Michael" w:date="2018-05-13T12:40:00Z">
        <w:del w:id="2431" w:author="Lauren Darr" w:date="2018-05-16T17:14:00Z">
          <w:r w:rsidDel="00094A12">
            <w:delText>,</w:delText>
          </w:r>
        </w:del>
        <w:r>
          <w:t xml:space="preserve"> Dotting the Dot Map</w:t>
        </w:r>
      </w:ins>
      <w:ins w:id="2432" w:author="Lauren Darr" w:date="2018-05-16T17:14:00Z">
        <w:r w:rsidR="00094A12">
          <w:t>.</w:t>
        </w:r>
      </w:ins>
      <w:ins w:id="2433" w:author="Crowder, Michael" w:date="2018-05-13T12:41:00Z">
        <w:del w:id="2434" w:author="Lauren Darr" w:date="2018-05-16T17:14:00Z">
          <w:r w:rsidDel="00094A12">
            <w:delText>,</w:delText>
          </w:r>
        </w:del>
        <w:r>
          <w:t xml:space="preserve"> </w:t>
        </w:r>
        <w:del w:id="2435" w:author="Lauren Darr" w:date="2018-05-16T17:16:00Z">
          <w:r w:rsidDel="00094A12">
            <w:delText>Cartography and Geographic Information Science</w:delText>
          </w:r>
        </w:del>
      </w:ins>
      <w:proofErr w:type="spellStart"/>
      <w:ins w:id="2436" w:author="Lauren Darr" w:date="2018-05-16T17:16:00Z">
        <w:r w:rsidR="00094A12">
          <w:t>Cartogr</w:t>
        </w:r>
        <w:proofErr w:type="spellEnd"/>
        <w:r w:rsidR="00094A12">
          <w:t xml:space="preserve">. </w:t>
        </w:r>
        <w:proofErr w:type="spellStart"/>
        <w:r w:rsidR="00094A12">
          <w:t>Geogr</w:t>
        </w:r>
        <w:proofErr w:type="spellEnd"/>
        <w:r w:rsidR="00094A12">
          <w:t>. Inf. Sc.</w:t>
        </w:r>
      </w:ins>
      <w:ins w:id="2437" w:author="Lauren Darr" w:date="2018-05-16T17:15:00Z">
        <w:r w:rsidR="00094A12">
          <w:t>, 36 (2)</w:t>
        </w:r>
      </w:ins>
      <w:ins w:id="2438" w:author="Crowder, Michael" w:date="2018-05-13T12:41:00Z">
        <w:r>
          <w:t xml:space="preserve"> (2009)</w:t>
        </w:r>
      </w:ins>
      <w:ins w:id="2439" w:author="Lauren Darr" w:date="2018-05-16T17:15:00Z">
        <w:r w:rsidR="00094A12">
          <w:t xml:space="preserve"> 165-182</w:t>
        </w:r>
      </w:ins>
    </w:p>
    <w:p w:rsidR="000F478D" w:rsidDel="00321394" w:rsidRDefault="000F478D" w:rsidP="006F791C">
      <w:pPr>
        <w:pStyle w:val="reference"/>
        <w:numPr>
          <w:ilvl w:val="0"/>
          <w:numId w:val="4"/>
        </w:numPr>
        <w:rPr>
          <w:ins w:id="2440" w:author="Crowder, Michael" w:date="2018-05-13T17:13:00Z"/>
          <w:del w:id="2441" w:author="Lauren Darr" w:date="2018-05-16T15:52:00Z"/>
        </w:rPr>
      </w:pPr>
      <w:ins w:id="2442" w:author="Crowder, Michael" w:date="2018-05-13T13:13:00Z">
        <w:del w:id="2443" w:author="Lauren Darr" w:date="2018-05-16T17:23:00Z">
          <w:r w:rsidDel="00DA6794">
            <w:delText>Roth, R</w:delText>
          </w:r>
        </w:del>
        <w:del w:id="2444" w:author="Lauren Darr" w:date="2018-05-16T17:17:00Z">
          <w:r w:rsidDel="00DA6794">
            <w:delText>obert,</w:delText>
          </w:r>
        </w:del>
        <w:del w:id="2445" w:author="Lauren Darr" w:date="2018-05-16T17:23:00Z">
          <w:r w:rsidDel="00DA6794">
            <w:delText xml:space="preserve"> Interactive Maps: What we know and what we need to know</w:delText>
          </w:r>
        </w:del>
        <w:del w:id="2446" w:author="Lauren Darr" w:date="2018-05-16T17:17:00Z">
          <w:r w:rsidDel="00DA6794">
            <w:delText>,</w:delText>
          </w:r>
        </w:del>
        <w:del w:id="2447" w:author="Lauren Darr" w:date="2018-05-16T17:23:00Z">
          <w:r w:rsidDel="00DA6794">
            <w:delText xml:space="preserve"> J</w:delText>
          </w:r>
        </w:del>
        <w:del w:id="2448" w:author="Lauren Darr" w:date="2018-05-16T17:17:00Z">
          <w:r w:rsidDel="00DA6794">
            <w:delText>ournal of Spatial Information Science</w:delText>
          </w:r>
        </w:del>
        <w:del w:id="2449" w:author="Lauren Darr" w:date="2018-05-16T17:23:00Z">
          <w:r w:rsidDel="00DA6794">
            <w:delText xml:space="preserve"> (2013)</w:delText>
          </w:r>
        </w:del>
      </w:ins>
    </w:p>
    <w:p w:rsidR="006F791C" w:rsidRPr="009A3755" w:rsidRDefault="006F791C">
      <w:pPr>
        <w:pStyle w:val="reference"/>
        <w:pPrChange w:id="2450" w:author="Lauren Darr" w:date="2018-03-09T15:59:00Z">
          <w:pPr>
            <w:pStyle w:val="reference"/>
            <w:numPr>
              <w:numId w:val="4"/>
            </w:numPr>
            <w:ind w:left="720" w:hanging="360"/>
          </w:pPr>
        </w:pPrChange>
      </w:pPr>
    </w:p>
    <w:p w:rsidR="009B1D59" w:rsidRPr="009A3755" w:rsidRDefault="009B1D59" w:rsidP="003E1437">
      <w:pPr>
        <w:pStyle w:val="heading10"/>
        <w:outlineLvl w:val="0"/>
      </w:pPr>
      <w:bookmarkStart w:id="2451" w:name="OLE_LINK1"/>
      <w:r w:rsidRPr="009A3755">
        <w:t xml:space="preserve">Appendix: Springer-Author Discount </w:t>
      </w:r>
    </w:p>
    <w:bookmarkEnd w:id="2451"/>
    <w:p w:rsidR="009B1D59" w:rsidRPr="009942DC" w:rsidDel="00A1766B" w:rsidRDefault="009B1D59" w:rsidP="009B1D59">
      <w:pPr>
        <w:pStyle w:val="p1a"/>
        <w:rPr>
          <w:del w:id="2452" w:author="Crowder, Michael" w:date="2018-03-14T18:33:00Z"/>
        </w:rPr>
      </w:pPr>
      <w:del w:id="2453" w:author="Crowder, Michael" w:date="2018-03-14T18:33:00Z">
        <w:r w:rsidRPr="009942DC" w:rsidDel="00A1766B">
          <w:delText xml:space="preserve">LNCS authors are entitled to a 33.3% discount off all Springer publications. Before placing an order, they should send an email to </w:delText>
        </w:r>
        <w:r w:rsidRPr="009942DC" w:rsidDel="00A1766B">
          <w:fldChar w:fldCharType="begin"/>
        </w:r>
        <w:r w:rsidRPr="009942DC" w:rsidDel="00A1766B">
          <w:delInstrText xml:space="preserve"> HYPERLINK "mailto:SDC.bookorder@springer.com" </w:delInstrText>
        </w:r>
        <w:r w:rsidRPr="009942DC" w:rsidDel="00A1766B">
          <w:fldChar w:fldCharType="separate"/>
        </w:r>
        <w:r w:rsidRPr="009942DC" w:rsidDel="00A1766B">
          <w:rPr>
            <w:rStyle w:val="Hyperlink"/>
          </w:rPr>
          <w:delText>SDC.bookorder@springer.com</w:delText>
        </w:r>
        <w:r w:rsidRPr="009942DC" w:rsidDel="00A1766B">
          <w:fldChar w:fldCharType="end"/>
        </w:r>
        <w:r w:rsidRPr="009942DC" w:rsidDel="00A1766B">
          <w:delText>, giving full details of their Springer publication, to obtain a so-called token. This token is a number, which must be entered when placing an order via the Internet, in order to obtain the discount.</w:delText>
        </w:r>
      </w:del>
    </w:p>
    <w:p w:rsidR="009B1D59" w:rsidDel="00A1766B" w:rsidRDefault="009B1D59" w:rsidP="009942DC">
      <w:pPr>
        <w:pStyle w:val="heading10"/>
        <w:rPr>
          <w:del w:id="2454" w:author="Crowder, Michael" w:date="2018-03-14T18:33:00Z"/>
        </w:rPr>
      </w:pPr>
      <w:del w:id="2455" w:author="Crowder, Michael" w:date="2018-03-14T18:33:00Z">
        <w:r w:rsidDel="00A1766B">
          <w:delText>Checklist of Items to be Sent to Volume Editors</w:delText>
        </w:r>
      </w:del>
    </w:p>
    <w:p w:rsidR="009B1D59" w:rsidDel="00A1766B" w:rsidRDefault="009B1D59" w:rsidP="009942DC">
      <w:pPr>
        <w:pStyle w:val="NumberedItem"/>
        <w:numPr>
          <w:ilvl w:val="0"/>
          <w:numId w:val="3"/>
        </w:numPr>
        <w:rPr>
          <w:del w:id="2456" w:author="Crowder, Michael" w:date="2018-03-14T18:33:00Z"/>
        </w:rPr>
      </w:pPr>
      <w:del w:id="2457" w:author="Crowder, Michael" w:date="2018-03-14T18:33:00Z">
        <w:r w:rsidDel="00A1766B">
          <w:delText>A final Word or RTF file</w:delText>
        </w:r>
      </w:del>
    </w:p>
    <w:p w:rsidR="009B1D59" w:rsidDel="00A1766B" w:rsidRDefault="009B1D59" w:rsidP="009942DC">
      <w:pPr>
        <w:pStyle w:val="NumberedItem"/>
        <w:numPr>
          <w:ilvl w:val="0"/>
          <w:numId w:val="3"/>
        </w:numPr>
        <w:rPr>
          <w:del w:id="2458" w:author="Crowder, Michael" w:date="2018-03-14T18:33:00Z"/>
        </w:rPr>
      </w:pPr>
      <w:del w:id="2459" w:author="Crowder, Michael" w:date="2018-03-14T18:33:00Z">
        <w:r w:rsidDel="00A1766B">
          <w:delText>A final PDF file</w:delText>
        </w:r>
      </w:del>
    </w:p>
    <w:p w:rsidR="009B1D59" w:rsidDel="00A1766B" w:rsidRDefault="009B1D59" w:rsidP="009942DC">
      <w:pPr>
        <w:pStyle w:val="NumberedItem"/>
        <w:numPr>
          <w:ilvl w:val="0"/>
          <w:numId w:val="3"/>
        </w:numPr>
        <w:rPr>
          <w:del w:id="2460" w:author="Crowder, Michael" w:date="2018-03-14T18:33:00Z"/>
        </w:rPr>
      </w:pPr>
      <w:del w:id="2461" w:author="Crowder, Michael" w:date="2018-03-14T18:33:00Z">
        <w:r w:rsidDel="00A1766B">
          <w:delText>A copyright form, signed by one author on behalf of all the authors of the paper</w:delText>
        </w:r>
      </w:del>
    </w:p>
    <w:p w:rsidR="009B1D59" w:rsidRPr="009A3755" w:rsidDel="00A1766B" w:rsidRDefault="009B1D59" w:rsidP="009942DC">
      <w:pPr>
        <w:pStyle w:val="NumberedItem"/>
        <w:numPr>
          <w:ilvl w:val="0"/>
          <w:numId w:val="3"/>
        </w:numPr>
        <w:rPr>
          <w:del w:id="2462" w:author="Crowder, Michael" w:date="2018-03-14T18:33:00Z"/>
        </w:rPr>
      </w:pPr>
      <w:del w:id="2463" w:author="Crowder, Michael" w:date="2018-03-14T18:33:00Z">
        <w:r w:rsidDel="00A1766B">
          <w:delText>A readme giving the first name(s) and the surname(s) of all the authors of the paper as well as the name and email address of the corresponding author</w:delText>
        </w:r>
      </w:del>
    </w:p>
    <w:p w:rsidR="009B1D59" w:rsidRPr="009A3755" w:rsidRDefault="009B1D59" w:rsidP="009B1D59"/>
    <w:p w:rsidR="009B1D59" w:rsidRPr="009A3755" w:rsidRDefault="009B1D59" w:rsidP="009B1D59"/>
    <w:p w:rsidR="009B1D59" w:rsidRDefault="009B1D59"/>
    <w:sectPr w:rsidR="009B1D59">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7986" w:rsidRDefault="00907986">
      <w:r>
        <w:separator/>
      </w:r>
    </w:p>
  </w:endnote>
  <w:endnote w:type="continuationSeparator" w:id="0">
    <w:p w:rsidR="00907986" w:rsidRDefault="00907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PMingLiU">
    <w:altName w:val="PMingLiU"/>
    <w:panose1 w:val="02020500000000000000"/>
    <w:charset w:val="88"/>
    <w:family w:val="roman"/>
    <w:pitch w:val="variable"/>
    <w:sig w:usb0="A00002FF" w:usb1="28CFFCFA" w:usb2="00000016" w:usb3="00000000" w:csb0="00100001" w:csb1="00000000"/>
  </w:font>
  <w:font w:name="Times">
    <w:altName w:val="Times New Roman"/>
    <w:panose1 w:val="02020603050405020304"/>
    <w:charset w:val="00"/>
    <w:family w:val="auto"/>
    <w:pitch w:val="variable"/>
    <w:sig w:usb0="00000003" w:usb1="00000000" w:usb2="00000000" w:usb3="00000000" w:csb0="00000007"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7986" w:rsidRDefault="00907986">
      <w:r>
        <w:separator/>
      </w:r>
    </w:p>
  </w:footnote>
  <w:footnote w:type="continuationSeparator" w:id="0">
    <w:p w:rsidR="00907986" w:rsidRDefault="00907986">
      <w:r>
        <w:continuationSeparator/>
      </w:r>
    </w:p>
  </w:footnote>
  <w:footnote w:id="1">
    <w:p w:rsidR="00A14012" w:rsidRDefault="00A14012" w:rsidP="004804B1">
      <w:pPr>
        <w:pStyle w:val="FootnoteText"/>
        <w:rPr>
          <w:ins w:id="79" w:author="Lauren Darr" w:date="2018-05-08T08:40:00Z"/>
        </w:rPr>
      </w:pPr>
      <w:ins w:id="80" w:author="Lauren Darr" w:date="2018-05-08T08:40:00Z">
        <w:r>
          <w:rPr>
            <w:rStyle w:val="FootnoteReference"/>
          </w:rPr>
          <w:footnoteRef/>
        </w:r>
        <w:r>
          <w:t xml:space="preserve"> </w:t>
        </w:r>
        <w:r w:rsidRPr="00912D33">
          <w:t>http://opendatahandbook.org/guide/en/what-is-open-data/</w:t>
        </w:r>
      </w:ins>
    </w:p>
  </w:footnote>
  <w:footnote w:id="2">
    <w:p w:rsidR="00A14012" w:rsidRDefault="00A14012">
      <w:pPr>
        <w:pStyle w:val="FootnoteText"/>
      </w:pPr>
      <w:ins w:id="123" w:author="Lauren Darr" w:date="2018-05-08T10:49:00Z">
        <w:r>
          <w:rPr>
            <w:rStyle w:val="FootnoteReference"/>
          </w:rPr>
          <w:footnoteRef/>
        </w:r>
        <w:r>
          <w:t xml:space="preserve"> </w:t>
        </w:r>
      </w:ins>
      <w:ins w:id="124" w:author="Lauren Darr" w:date="2018-05-08T10:53:00Z">
        <w:r w:rsidRPr="00064247">
          <w:t>https://ucr.fbi.gov/</w:t>
        </w:r>
      </w:ins>
    </w:p>
  </w:footnote>
  <w:footnote w:id="3">
    <w:p w:rsidR="00A14012" w:rsidRDefault="00A14012">
      <w:pPr>
        <w:pStyle w:val="FootnoteText"/>
      </w:pPr>
      <w:ins w:id="1358" w:author="Lauren Darr" w:date="2018-05-13T10:35:00Z">
        <w:r>
          <w:rPr>
            <w:rStyle w:val="FootnoteReference"/>
          </w:rPr>
          <w:footnoteRef/>
        </w:r>
        <w:r>
          <w:t xml:space="preserve"> </w:t>
        </w:r>
      </w:ins>
      <w:ins w:id="1359" w:author="Lauren Darr" w:date="2018-05-13T10:36:00Z">
        <w:r>
          <w:fldChar w:fldCharType="begin"/>
        </w:r>
        <w:r>
          <w:instrText xml:space="preserve"> HYPERLINK "</w:instrText>
        </w:r>
        <w:r w:rsidRPr="00B74953">
          <w:instrText>https://www.data.gov/safety/launching-the-police-data-initiative/</w:instrText>
        </w:r>
        <w:r>
          <w:instrText xml:space="preserve">" </w:instrText>
        </w:r>
        <w:r>
          <w:fldChar w:fldCharType="separate"/>
        </w:r>
        <w:r w:rsidRPr="00BF30CE">
          <w:rPr>
            <w:rStyle w:val="Hyperlink"/>
          </w:rPr>
          <w:t>https://www.data.gov/safety/launching-the-police-data-initiative/</w:t>
        </w:r>
        <w:r>
          <w:fldChar w:fldCharType="end"/>
        </w:r>
      </w:ins>
    </w:p>
  </w:footnote>
  <w:footnote w:id="4">
    <w:p w:rsidR="00A14012" w:rsidRDefault="00A14012">
      <w:pPr>
        <w:pStyle w:val="FootnoteText"/>
      </w:pPr>
      <w:ins w:id="1565" w:author="Lauren Darr" w:date="2018-05-16T17:02:00Z">
        <w:r>
          <w:rPr>
            <w:rStyle w:val="FootnoteReference"/>
          </w:rPr>
          <w:footnoteRef/>
        </w:r>
        <w:r>
          <w:t xml:space="preserve"> </w:t>
        </w:r>
        <w:r w:rsidRPr="00C072FA">
          <w:t>https://www.dallasopendata.com/</w:t>
        </w:r>
      </w:ins>
    </w:p>
  </w:footnote>
  <w:footnote w:id="5">
    <w:p w:rsidR="0071103E" w:rsidRDefault="0071103E" w:rsidP="0071103E">
      <w:pPr>
        <w:pStyle w:val="FootnoteText"/>
        <w:rPr>
          <w:ins w:id="1640" w:author="Lauren Darr" w:date="2018-06-24T20:21:00Z"/>
        </w:rPr>
      </w:pPr>
      <w:ins w:id="1641" w:author="Lauren Darr" w:date="2018-06-24T20:21:00Z">
        <w:r>
          <w:rPr>
            <w:rStyle w:val="FootnoteReference"/>
          </w:rPr>
          <w:footnoteRef/>
        </w:r>
        <w:r>
          <w:t xml:space="preserve"> </w:t>
        </w:r>
        <w:r w:rsidRPr="00140183">
          <w:t>http://parisinnovationreview.com/articles-en/a-brief-history-of-open-data</w:t>
        </w:r>
      </w:ins>
    </w:p>
  </w:footnote>
  <w:footnote w:id="6">
    <w:p w:rsidR="0071103E" w:rsidRPr="00A85749" w:rsidRDefault="0071103E" w:rsidP="0071103E">
      <w:pPr>
        <w:pStyle w:val="FootnoteText"/>
        <w:rPr>
          <w:ins w:id="1645" w:author="Lauren Darr" w:date="2018-06-24T20:21:00Z"/>
        </w:rPr>
      </w:pPr>
      <w:ins w:id="1646" w:author="Lauren Darr" w:date="2018-06-24T20:21:00Z">
        <w:r w:rsidRPr="00A85749">
          <w:rPr>
            <w:rStyle w:val="FootnoteReference"/>
          </w:rPr>
          <w:footnoteRef/>
        </w:r>
        <w:r w:rsidRPr="00A85749">
          <w:t xml:space="preserve"> </w:t>
        </w:r>
        <w:r w:rsidRPr="00E952EB">
          <w:fldChar w:fldCharType="begin"/>
        </w:r>
        <w:r w:rsidRPr="00E952EB">
          <w:instrText xml:space="preserve"> HYPERLINK "http://opendatahandbook.org/guide/en/why-open-data/" </w:instrText>
        </w:r>
        <w:r w:rsidRPr="00E952EB">
          <w:fldChar w:fldCharType="separate"/>
        </w:r>
        <w:r w:rsidRPr="00E952EB">
          <w:rPr>
            <w:rStyle w:val="Hyperlink"/>
          </w:rPr>
          <w:t>http://opendatahandbook.org/guide/en/why-open-data/</w:t>
        </w:r>
        <w:r w:rsidRPr="00E952EB">
          <w:fldChar w:fldCharType="end"/>
        </w:r>
      </w:ins>
    </w:p>
  </w:footnote>
  <w:footnote w:id="7">
    <w:p w:rsidR="0071103E" w:rsidRDefault="0071103E" w:rsidP="0071103E">
      <w:pPr>
        <w:pStyle w:val="reference"/>
        <w:rPr>
          <w:ins w:id="1652" w:author="Lauren Darr" w:date="2018-06-24T20:21:00Z"/>
        </w:rPr>
      </w:pPr>
      <w:ins w:id="1653" w:author="Lauren Darr" w:date="2018-06-24T20:21:00Z">
        <w:r w:rsidRPr="00A85749">
          <w:rPr>
            <w:rStyle w:val="FootnoteReference"/>
          </w:rPr>
          <w:footnoteRef/>
        </w:r>
        <w:r w:rsidRPr="00A85749">
          <w:t xml:space="preserve"> </w:t>
        </w:r>
        <w:r w:rsidRPr="00E952EB">
          <w:t>https://ucr.fbi.gov/nibrs/nibrs-user-manual</w:t>
        </w:r>
      </w:ins>
    </w:p>
  </w:footnote>
  <w:footnote w:id="8">
    <w:p w:rsidR="0071103E" w:rsidRDefault="0071103E" w:rsidP="0071103E">
      <w:pPr>
        <w:pStyle w:val="FootnoteText"/>
        <w:rPr>
          <w:ins w:id="1656" w:author="Lauren Darr" w:date="2018-06-24T20:21:00Z"/>
        </w:rPr>
      </w:pPr>
      <w:ins w:id="1657" w:author="Lauren Darr" w:date="2018-06-24T20:21:00Z">
        <w:r>
          <w:rPr>
            <w:rStyle w:val="FootnoteReference"/>
          </w:rPr>
          <w:footnoteRef/>
        </w:r>
        <w:r>
          <w:t xml:space="preserve"> </w:t>
        </w:r>
        <w:r w:rsidRPr="0075700F">
          <w:t>www.fbi.gov/audio-repository/news-speeches-comey-at-2015-iacp-conference.mp3/view</w:t>
        </w:r>
      </w:ins>
    </w:p>
  </w:footnote>
  <w:footnote w:id="9">
    <w:p w:rsidR="00A14012" w:rsidDel="00A1766B" w:rsidRDefault="00A14012" w:rsidP="009F4136">
      <w:pPr>
        <w:pStyle w:val="FootnoteText"/>
        <w:rPr>
          <w:del w:id="1794" w:author="Crowder, Michael" w:date="2018-03-14T18:31:00Z"/>
        </w:rPr>
      </w:pPr>
      <w:del w:id="1795" w:author="Crowder, Michael" w:date="2018-03-14T18:31:00Z">
        <w:r w:rsidDel="00A1766B">
          <w:rPr>
            <w:rStyle w:val="FootnoteReference"/>
          </w:rPr>
          <w:footnoteRef/>
        </w:r>
        <w:r w:rsidDel="00A1766B">
          <w:delText xml:space="preserve"> The footnote numeral is set flush left and the text follows with the usual word spacing. </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2"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6F724AA3"/>
    <w:multiLevelType w:val="hybridMultilevel"/>
    <w:tmpl w:val="2F2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Darr">
    <w15:presenceInfo w15:providerId="Windows Live" w15:userId="0a601551954fed73"/>
  </w15:person>
  <w15:person w15:author="Crowder, Michael">
    <w15:presenceInfo w15:providerId="Windows Live" w15:userId="dd01f70e-cf68-401b-be30-2001a2d734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1089D"/>
    <w:rsid w:val="00016EE8"/>
    <w:rsid w:val="00040D46"/>
    <w:rsid w:val="00043DB5"/>
    <w:rsid w:val="00050CFA"/>
    <w:rsid w:val="00050DFE"/>
    <w:rsid w:val="00060FF3"/>
    <w:rsid w:val="00064247"/>
    <w:rsid w:val="0007080A"/>
    <w:rsid w:val="00076F57"/>
    <w:rsid w:val="00082281"/>
    <w:rsid w:val="00084EB3"/>
    <w:rsid w:val="00086731"/>
    <w:rsid w:val="000923B8"/>
    <w:rsid w:val="00094440"/>
    <w:rsid w:val="00094A12"/>
    <w:rsid w:val="0009625B"/>
    <w:rsid w:val="000D11F9"/>
    <w:rsid w:val="000D6155"/>
    <w:rsid w:val="000D78B2"/>
    <w:rsid w:val="000E231F"/>
    <w:rsid w:val="000E2344"/>
    <w:rsid w:val="000E7052"/>
    <w:rsid w:val="000F478D"/>
    <w:rsid w:val="00100124"/>
    <w:rsid w:val="00106A3D"/>
    <w:rsid w:val="00127914"/>
    <w:rsid w:val="00135F83"/>
    <w:rsid w:val="00140183"/>
    <w:rsid w:val="001556DA"/>
    <w:rsid w:val="00160C90"/>
    <w:rsid w:val="00165C6D"/>
    <w:rsid w:val="00192EC8"/>
    <w:rsid w:val="00193259"/>
    <w:rsid w:val="001A0E40"/>
    <w:rsid w:val="001A161B"/>
    <w:rsid w:val="001A2199"/>
    <w:rsid w:val="001B32F5"/>
    <w:rsid w:val="001B52ED"/>
    <w:rsid w:val="001C6A9D"/>
    <w:rsid w:val="001D25F8"/>
    <w:rsid w:val="001D3036"/>
    <w:rsid w:val="001D6FF8"/>
    <w:rsid w:val="001E2B8E"/>
    <w:rsid w:val="001E626F"/>
    <w:rsid w:val="001F15BC"/>
    <w:rsid w:val="00202392"/>
    <w:rsid w:val="00203798"/>
    <w:rsid w:val="00220769"/>
    <w:rsid w:val="00227169"/>
    <w:rsid w:val="0023012D"/>
    <w:rsid w:val="002343AE"/>
    <w:rsid w:val="00235984"/>
    <w:rsid w:val="00241E5A"/>
    <w:rsid w:val="00252BAB"/>
    <w:rsid w:val="00260A6C"/>
    <w:rsid w:val="0026524B"/>
    <w:rsid w:val="00266A99"/>
    <w:rsid w:val="00276E54"/>
    <w:rsid w:val="002831F7"/>
    <w:rsid w:val="002A24BD"/>
    <w:rsid w:val="002A3EE9"/>
    <w:rsid w:val="002C16D7"/>
    <w:rsid w:val="002C65C3"/>
    <w:rsid w:val="002E0515"/>
    <w:rsid w:val="002E19AC"/>
    <w:rsid w:val="002E60E3"/>
    <w:rsid w:val="002E7D11"/>
    <w:rsid w:val="002F00A9"/>
    <w:rsid w:val="002F069D"/>
    <w:rsid w:val="00303142"/>
    <w:rsid w:val="00321394"/>
    <w:rsid w:val="003220EC"/>
    <w:rsid w:val="00326202"/>
    <w:rsid w:val="0033356C"/>
    <w:rsid w:val="00333CD5"/>
    <w:rsid w:val="0033784F"/>
    <w:rsid w:val="003528AC"/>
    <w:rsid w:val="00353E30"/>
    <w:rsid w:val="00371779"/>
    <w:rsid w:val="00372BE1"/>
    <w:rsid w:val="00376F80"/>
    <w:rsid w:val="00395B77"/>
    <w:rsid w:val="003A2657"/>
    <w:rsid w:val="003B7CB0"/>
    <w:rsid w:val="003C16D4"/>
    <w:rsid w:val="003C5FA0"/>
    <w:rsid w:val="003D3C40"/>
    <w:rsid w:val="003D4986"/>
    <w:rsid w:val="003E1437"/>
    <w:rsid w:val="00404D3C"/>
    <w:rsid w:val="00411294"/>
    <w:rsid w:val="00412B3D"/>
    <w:rsid w:val="00421570"/>
    <w:rsid w:val="00422CA8"/>
    <w:rsid w:val="004238F7"/>
    <w:rsid w:val="0044770C"/>
    <w:rsid w:val="00471582"/>
    <w:rsid w:val="004804B1"/>
    <w:rsid w:val="004911F2"/>
    <w:rsid w:val="004A0958"/>
    <w:rsid w:val="004A63C0"/>
    <w:rsid w:val="004B6218"/>
    <w:rsid w:val="004C1F94"/>
    <w:rsid w:val="004E040A"/>
    <w:rsid w:val="004F0E75"/>
    <w:rsid w:val="004F23C5"/>
    <w:rsid w:val="004F396B"/>
    <w:rsid w:val="00505C09"/>
    <w:rsid w:val="00532D9B"/>
    <w:rsid w:val="0053357D"/>
    <w:rsid w:val="005369B4"/>
    <w:rsid w:val="00542BA8"/>
    <w:rsid w:val="0055021B"/>
    <w:rsid w:val="005527BC"/>
    <w:rsid w:val="00562E37"/>
    <w:rsid w:val="0056452D"/>
    <w:rsid w:val="0057170D"/>
    <w:rsid w:val="00583B00"/>
    <w:rsid w:val="00586CFF"/>
    <w:rsid w:val="00590DF5"/>
    <w:rsid w:val="00590E1B"/>
    <w:rsid w:val="0059363E"/>
    <w:rsid w:val="00596699"/>
    <w:rsid w:val="005B1B0B"/>
    <w:rsid w:val="005B249A"/>
    <w:rsid w:val="005B29EF"/>
    <w:rsid w:val="005C4766"/>
    <w:rsid w:val="005C64E4"/>
    <w:rsid w:val="005E0D4C"/>
    <w:rsid w:val="005F731C"/>
    <w:rsid w:val="00604494"/>
    <w:rsid w:val="00607235"/>
    <w:rsid w:val="00610D96"/>
    <w:rsid w:val="006225EA"/>
    <w:rsid w:val="0062490D"/>
    <w:rsid w:val="00631A51"/>
    <w:rsid w:val="00635D33"/>
    <w:rsid w:val="006371AD"/>
    <w:rsid w:val="00644212"/>
    <w:rsid w:val="00652234"/>
    <w:rsid w:val="006533D2"/>
    <w:rsid w:val="00654D0B"/>
    <w:rsid w:val="00657488"/>
    <w:rsid w:val="00663895"/>
    <w:rsid w:val="006727EF"/>
    <w:rsid w:val="00673417"/>
    <w:rsid w:val="0067477F"/>
    <w:rsid w:val="006A1BD8"/>
    <w:rsid w:val="006B606C"/>
    <w:rsid w:val="006B6A3F"/>
    <w:rsid w:val="006D4FF6"/>
    <w:rsid w:val="006E00A0"/>
    <w:rsid w:val="006E3C03"/>
    <w:rsid w:val="006E3DEF"/>
    <w:rsid w:val="006F6B8C"/>
    <w:rsid w:val="006F71BB"/>
    <w:rsid w:val="006F791C"/>
    <w:rsid w:val="00702C73"/>
    <w:rsid w:val="00707B6C"/>
    <w:rsid w:val="00710DA7"/>
    <w:rsid w:val="0071103E"/>
    <w:rsid w:val="00711B55"/>
    <w:rsid w:val="007131A7"/>
    <w:rsid w:val="00720126"/>
    <w:rsid w:val="007249AD"/>
    <w:rsid w:val="007309D0"/>
    <w:rsid w:val="00731363"/>
    <w:rsid w:val="007358DD"/>
    <w:rsid w:val="00743EC4"/>
    <w:rsid w:val="0075700F"/>
    <w:rsid w:val="007577D8"/>
    <w:rsid w:val="0076154F"/>
    <w:rsid w:val="0077058C"/>
    <w:rsid w:val="00771802"/>
    <w:rsid w:val="00780CEF"/>
    <w:rsid w:val="007942CA"/>
    <w:rsid w:val="007B0050"/>
    <w:rsid w:val="007B61CB"/>
    <w:rsid w:val="007C10C6"/>
    <w:rsid w:val="007D330E"/>
    <w:rsid w:val="007E4CED"/>
    <w:rsid w:val="007E6A9F"/>
    <w:rsid w:val="007F33DE"/>
    <w:rsid w:val="007F4D9F"/>
    <w:rsid w:val="008027FF"/>
    <w:rsid w:val="00804B76"/>
    <w:rsid w:val="00817CB7"/>
    <w:rsid w:val="00820A0C"/>
    <w:rsid w:val="0083165B"/>
    <w:rsid w:val="00831C96"/>
    <w:rsid w:val="00835FF4"/>
    <w:rsid w:val="00844E6F"/>
    <w:rsid w:val="008574ED"/>
    <w:rsid w:val="00880FF0"/>
    <w:rsid w:val="0088639B"/>
    <w:rsid w:val="0088695F"/>
    <w:rsid w:val="00891005"/>
    <w:rsid w:val="00895E5A"/>
    <w:rsid w:val="008962D9"/>
    <w:rsid w:val="008A0799"/>
    <w:rsid w:val="008A41A4"/>
    <w:rsid w:val="008A5899"/>
    <w:rsid w:val="008B1C69"/>
    <w:rsid w:val="008B59EC"/>
    <w:rsid w:val="008C733F"/>
    <w:rsid w:val="008D0B11"/>
    <w:rsid w:val="008D4BE3"/>
    <w:rsid w:val="008E45D7"/>
    <w:rsid w:val="008E7C2B"/>
    <w:rsid w:val="008F0BCA"/>
    <w:rsid w:val="00907986"/>
    <w:rsid w:val="00911B4F"/>
    <w:rsid w:val="00912D33"/>
    <w:rsid w:val="00914605"/>
    <w:rsid w:val="009165EB"/>
    <w:rsid w:val="00921F18"/>
    <w:rsid w:val="0092457A"/>
    <w:rsid w:val="00973180"/>
    <w:rsid w:val="00974573"/>
    <w:rsid w:val="00975E6E"/>
    <w:rsid w:val="00976655"/>
    <w:rsid w:val="00981EEC"/>
    <w:rsid w:val="0098319C"/>
    <w:rsid w:val="00983477"/>
    <w:rsid w:val="00983FE2"/>
    <w:rsid w:val="009850FC"/>
    <w:rsid w:val="009879A5"/>
    <w:rsid w:val="009942DC"/>
    <w:rsid w:val="009B1D59"/>
    <w:rsid w:val="009B26F3"/>
    <w:rsid w:val="009B34E0"/>
    <w:rsid w:val="009B5CE8"/>
    <w:rsid w:val="009C6A7F"/>
    <w:rsid w:val="009C7E79"/>
    <w:rsid w:val="009D5369"/>
    <w:rsid w:val="009E16F4"/>
    <w:rsid w:val="009F0CE0"/>
    <w:rsid w:val="009F4136"/>
    <w:rsid w:val="00A02F42"/>
    <w:rsid w:val="00A0484B"/>
    <w:rsid w:val="00A068FB"/>
    <w:rsid w:val="00A13DDB"/>
    <w:rsid w:val="00A14012"/>
    <w:rsid w:val="00A1766B"/>
    <w:rsid w:val="00A2214C"/>
    <w:rsid w:val="00A364D1"/>
    <w:rsid w:val="00A53A5B"/>
    <w:rsid w:val="00A61B46"/>
    <w:rsid w:val="00A63A01"/>
    <w:rsid w:val="00A65496"/>
    <w:rsid w:val="00A75184"/>
    <w:rsid w:val="00A7643E"/>
    <w:rsid w:val="00A8258F"/>
    <w:rsid w:val="00A82AC2"/>
    <w:rsid w:val="00A85749"/>
    <w:rsid w:val="00A919BA"/>
    <w:rsid w:val="00A947FD"/>
    <w:rsid w:val="00AB2351"/>
    <w:rsid w:val="00AC2A6D"/>
    <w:rsid w:val="00AD0248"/>
    <w:rsid w:val="00AD4410"/>
    <w:rsid w:val="00AD4CA3"/>
    <w:rsid w:val="00AE4A5A"/>
    <w:rsid w:val="00AF3A91"/>
    <w:rsid w:val="00AF3D10"/>
    <w:rsid w:val="00AF566C"/>
    <w:rsid w:val="00B069EE"/>
    <w:rsid w:val="00B14AB5"/>
    <w:rsid w:val="00B202BF"/>
    <w:rsid w:val="00B21C99"/>
    <w:rsid w:val="00B24A85"/>
    <w:rsid w:val="00B42B3E"/>
    <w:rsid w:val="00B469C6"/>
    <w:rsid w:val="00B47D94"/>
    <w:rsid w:val="00B7190D"/>
    <w:rsid w:val="00B74953"/>
    <w:rsid w:val="00B84E20"/>
    <w:rsid w:val="00BD4ADC"/>
    <w:rsid w:val="00BD6B73"/>
    <w:rsid w:val="00BE0BE5"/>
    <w:rsid w:val="00BE2032"/>
    <w:rsid w:val="00BF2AB2"/>
    <w:rsid w:val="00BF6EFC"/>
    <w:rsid w:val="00C02AE5"/>
    <w:rsid w:val="00C072FA"/>
    <w:rsid w:val="00C12610"/>
    <w:rsid w:val="00C20DA7"/>
    <w:rsid w:val="00C21DCE"/>
    <w:rsid w:val="00C23C29"/>
    <w:rsid w:val="00C2667C"/>
    <w:rsid w:val="00C424EB"/>
    <w:rsid w:val="00C44BCD"/>
    <w:rsid w:val="00C46ED9"/>
    <w:rsid w:val="00C47BDC"/>
    <w:rsid w:val="00C50E35"/>
    <w:rsid w:val="00C6559D"/>
    <w:rsid w:val="00C72ABA"/>
    <w:rsid w:val="00C85427"/>
    <w:rsid w:val="00C902AE"/>
    <w:rsid w:val="00C94A37"/>
    <w:rsid w:val="00C951AE"/>
    <w:rsid w:val="00CA0C6B"/>
    <w:rsid w:val="00CB1D9C"/>
    <w:rsid w:val="00CB44BE"/>
    <w:rsid w:val="00CB5E51"/>
    <w:rsid w:val="00CC06EC"/>
    <w:rsid w:val="00CC51F1"/>
    <w:rsid w:val="00CE78D8"/>
    <w:rsid w:val="00CF0521"/>
    <w:rsid w:val="00D0319C"/>
    <w:rsid w:val="00D15D54"/>
    <w:rsid w:val="00D16CDD"/>
    <w:rsid w:val="00D226BF"/>
    <w:rsid w:val="00D24D7F"/>
    <w:rsid w:val="00D25733"/>
    <w:rsid w:val="00D30A5E"/>
    <w:rsid w:val="00D31867"/>
    <w:rsid w:val="00D40283"/>
    <w:rsid w:val="00D46E59"/>
    <w:rsid w:val="00D53D58"/>
    <w:rsid w:val="00D70088"/>
    <w:rsid w:val="00D915CD"/>
    <w:rsid w:val="00D96EF6"/>
    <w:rsid w:val="00DA2A1B"/>
    <w:rsid w:val="00DA5DD5"/>
    <w:rsid w:val="00DA6794"/>
    <w:rsid w:val="00DB4999"/>
    <w:rsid w:val="00DC2926"/>
    <w:rsid w:val="00DC4183"/>
    <w:rsid w:val="00DD3EBD"/>
    <w:rsid w:val="00DF1FF8"/>
    <w:rsid w:val="00DF2A1E"/>
    <w:rsid w:val="00E00B43"/>
    <w:rsid w:val="00E01532"/>
    <w:rsid w:val="00E04A1F"/>
    <w:rsid w:val="00E140E4"/>
    <w:rsid w:val="00E20027"/>
    <w:rsid w:val="00E3194C"/>
    <w:rsid w:val="00E3380D"/>
    <w:rsid w:val="00E33FF5"/>
    <w:rsid w:val="00E5507E"/>
    <w:rsid w:val="00E70053"/>
    <w:rsid w:val="00E73970"/>
    <w:rsid w:val="00E74D3A"/>
    <w:rsid w:val="00EA0739"/>
    <w:rsid w:val="00EA1D86"/>
    <w:rsid w:val="00EA271E"/>
    <w:rsid w:val="00EA3C57"/>
    <w:rsid w:val="00EB0FE3"/>
    <w:rsid w:val="00EB2658"/>
    <w:rsid w:val="00EB3AE9"/>
    <w:rsid w:val="00EC2601"/>
    <w:rsid w:val="00EC3D00"/>
    <w:rsid w:val="00ED4CE1"/>
    <w:rsid w:val="00ED6CEC"/>
    <w:rsid w:val="00EE31EF"/>
    <w:rsid w:val="00EF7109"/>
    <w:rsid w:val="00F00155"/>
    <w:rsid w:val="00F01063"/>
    <w:rsid w:val="00F0328F"/>
    <w:rsid w:val="00F10859"/>
    <w:rsid w:val="00F126BF"/>
    <w:rsid w:val="00F15BE1"/>
    <w:rsid w:val="00F15E39"/>
    <w:rsid w:val="00F264B3"/>
    <w:rsid w:val="00F27A54"/>
    <w:rsid w:val="00F30699"/>
    <w:rsid w:val="00F31957"/>
    <w:rsid w:val="00F35037"/>
    <w:rsid w:val="00F43941"/>
    <w:rsid w:val="00F539EB"/>
    <w:rsid w:val="00F53E94"/>
    <w:rsid w:val="00F56454"/>
    <w:rsid w:val="00F65790"/>
    <w:rsid w:val="00F72B7A"/>
    <w:rsid w:val="00F76077"/>
    <w:rsid w:val="00F7658B"/>
    <w:rsid w:val="00F9339B"/>
    <w:rsid w:val="00F956D3"/>
    <w:rsid w:val="00F9757E"/>
    <w:rsid w:val="00FA0B17"/>
    <w:rsid w:val="00FA4B0B"/>
    <w:rsid w:val="00FA6A63"/>
    <w:rsid w:val="00FB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55B82"/>
  <w15:chartTrackingRefBased/>
  <w15:docId w15:val="{0B99DCF1-80EB-4FE6-83C3-80140FE9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paragraph" w:styleId="Revision">
    <w:name w:val="Revision"/>
    <w:hidden/>
    <w:uiPriority w:val="71"/>
    <w:rsid w:val="0001089D"/>
    <w:rPr>
      <w:rFonts w:ascii="Times" w:hAnsi="Times"/>
      <w:lang w:eastAsia="de-DE"/>
    </w:rPr>
  </w:style>
  <w:style w:type="paragraph" w:styleId="BalloonText">
    <w:name w:val="Balloon Text"/>
    <w:basedOn w:val="Normal"/>
    <w:link w:val="BalloonTextChar"/>
    <w:uiPriority w:val="99"/>
    <w:semiHidden/>
    <w:unhideWhenUsed/>
    <w:rsid w:val="0001089D"/>
    <w:rPr>
      <w:rFonts w:ascii="Segoe UI" w:hAnsi="Segoe UI" w:cs="Segoe UI"/>
      <w:sz w:val="18"/>
      <w:szCs w:val="18"/>
    </w:rPr>
  </w:style>
  <w:style w:type="character" w:customStyle="1" w:styleId="BalloonTextChar">
    <w:name w:val="Balloon Text Char"/>
    <w:link w:val="BalloonText"/>
    <w:uiPriority w:val="99"/>
    <w:semiHidden/>
    <w:rsid w:val="0001089D"/>
    <w:rPr>
      <w:rFonts w:ascii="Segoe UI" w:hAnsi="Segoe UI" w:cs="Segoe UI"/>
      <w:sz w:val="18"/>
      <w:szCs w:val="18"/>
      <w:lang w:eastAsia="de-DE"/>
    </w:rPr>
  </w:style>
  <w:style w:type="character" w:styleId="UnresolvedMention">
    <w:name w:val="Unresolved Mention"/>
    <w:uiPriority w:val="47"/>
    <w:rsid w:val="002C16D7"/>
    <w:rPr>
      <w:color w:val="808080"/>
      <w:shd w:val="clear" w:color="auto" w:fill="E6E6E6"/>
    </w:rPr>
  </w:style>
  <w:style w:type="paragraph" w:styleId="ListParagraph">
    <w:name w:val="List Paragraph"/>
    <w:basedOn w:val="Normal"/>
    <w:uiPriority w:val="72"/>
    <w:qFormat/>
    <w:rsid w:val="00891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40978">
      <w:bodyDiv w:val="1"/>
      <w:marLeft w:val="0"/>
      <w:marRight w:val="0"/>
      <w:marTop w:val="0"/>
      <w:marBottom w:val="0"/>
      <w:divBdr>
        <w:top w:val="none" w:sz="0" w:space="0" w:color="auto"/>
        <w:left w:val="none" w:sz="0" w:space="0" w:color="auto"/>
        <w:bottom w:val="none" w:sz="0" w:space="0" w:color="auto"/>
        <w:right w:val="none" w:sz="0" w:space="0" w:color="auto"/>
      </w:divBdr>
    </w:div>
    <w:div w:id="436482604">
      <w:bodyDiv w:val="1"/>
      <w:marLeft w:val="0"/>
      <w:marRight w:val="0"/>
      <w:marTop w:val="0"/>
      <w:marBottom w:val="0"/>
      <w:divBdr>
        <w:top w:val="none" w:sz="0" w:space="0" w:color="auto"/>
        <w:left w:val="none" w:sz="0" w:space="0" w:color="auto"/>
        <w:bottom w:val="none" w:sz="0" w:space="0" w:color="auto"/>
        <w:right w:val="none" w:sz="0" w:space="0" w:color="auto"/>
      </w:divBdr>
    </w:div>
    <w:div w:id="940840703">
      <w:bodyDiv w:val="1"/>
      <w:marLeft w:val="0"/>
      <w:marRight w:val="0"/>
      <w:marTop w:val="0"/>
      <w:marBottom w:val="0"/>
      <w:divBdr>
        <w:top w:val="none" w:sz="0" w:space="0" w:color="auto"/>
        <w:left w:val="none" w:sz="0" w:space="0" w:color="auto"/>
        <w:bottom w:val="none" w:sz="0" w:space="0" w:color="auto"/>
        <w:right w:val="none" w:sz="0" w:space="0" w:color="auto"/>
      </w:divBdr>
    </w:div>
    <w:div w:id="1283268490">
      <w:bodyDiv w:val="1"/>
      <w:marLeft w:val="0"/>
      <w:marRight w:val="0"/>
      <w:marTop w:val="0"/>
      <w:marBottom w:val="0"/>
      <w:divBdr>
        <w:top w:val="none" w:sz="0" w:space="0" w:color="auto"/>
        <w:left w:val="none" w:sz="0" w:space="0" w:color="auto"/>
        <w:bottom w:val="none" w:sz="0" w:space="0" w:color="auto"/>
        <w:right w:val="none" w:sz="0" w:space="0" w:color="auto"/>
      </w:divBdr>
    </w:div>
    <w:div w:id="1310673862">
      <w:bodyDiv w:val="1"/>
      <w:marLeft w:val="0"/>
      <w:marRight w:val="0"/>
      <w:marTop w:val="0"/>
      <w:marBottom w:val="0"/>
      <w:divBdr>
        <w:top w:val="none" w:sz="0" w:space="0" w:color="auto"/>
        <w:left w:val="none" w:sz="0" w:space="0" w:color="auto"/>
        <w:bottom w:val="none" w:sz="0" w:space="0" w:color="auto"/>
        <w:right w:val="none" w:sz="0" w:space="0" w:color="auto"/>
      </w:divBdr>
    </w:div>
    <w:div w:id="1417555398">
      <w:bodyDiv w:val="1"/>
      <w:marLeft w:val="0"/>
      <w:marRight w:val="0"/>
      <w:marTop w:val="0"/>
      <w:marBottom w:val="0"/>
      <w:divBdr>
        <w:top w:val="none" w:sz="0" w:space="0" w:color="auto"/>
        <w:left w:val="none" w:sz="0" w:space="0" w:color="auto"/>
        <w:bottom w:val="none" w:sz="0" w:space="0" w:color="auto"/>
        <w:right w:val="none" w:sz="0" w:space="0" w:color="auto"/>
      </w:divBdr>
    </w:div>
    <w:div w:id="1427769542">
      <w:bodyDiv w:val="1"/>
      <w:marLeft w:val="0"/>
      <w:marRight w:val="0"/>
      <w:marTop w:val="0"/>
      <w:marBottom w:val="0"/>
      <w:divBdr>
        <w:top w:val="none" w:sz="0" w:space="0" w:color="auto"/>
        <w:left w:val="none" w:sz="0" w:space="0" w:color="auto"/>
        <w:bottom w:val="none" w:sz="0" w:space="0" w:color="auto"/>
        <w:right w:val="none" w:sz="0" w:space="0" w:color="auto"/>
      </w:divBdr>
    </w:div>
    <w:div w:id="1850828243">
      <w:bodyDiv w:val="1"/>
      <w:marLeft w:val="0"/>
      <w:marRight w:val="0"/>
      <w:marTop w:val="0"/>
      <w:marBottom w:val="0"/>
      <w:divBdr>
        <w:top w:val="none" w:sz="0" w:space="0" w:color="auto"/>
        <w:left w:val="none" w:sz="0" w:space="0" w:color="auto"/>
        <w:bottom w:val="none" w:sz="0" w:space="0" w:color="auto"/>
        <w:right w:val="none" w:sz="0" w:space="0" w:color="auto"/>
      </w:divBdr>
    </w:div>
    <w:div w:id="2089568552">
      <w:bodyDiv w:val="1"/>
      <w:marLeft w:val="0"/>
      <w:marRight w:val="0"/>
      <w:marTop w:val="0"/>
      <w:marBottom w:val="0"/>
      <w:divBdr>
        <w:top w:val="none" w:sz="0" w:space="0" w:color="auto"/>
        <w:left w:val="none" w:sz="0" w:space="0" w:color="auto"/>
        <w:bottom w:val="none" w:sz="0" w:space="0" w:color="auto"/>
        <w:right w:val="none" w:sz="0" w:space="0" w:color="auto"/>
      </w:divBdr>
      <w:divsChild>
        <w:div w:id="4788953">
          <w:marLeft w:val="0"/>
          <w:marRight w:val="0"/>
          <w:marTop w:val="0"/>
          <w:marBottom w:val="0"/>
          <w:divBdr>
            <w:top w:val="none" w:sz="0" w:space="0" w:color="auto"/>
            <w:left w:val="none" w:sz="0" w:space="0" w:color="auto"/>
            <w:bottom w:val="none" w:sz="0" w:space="0" w:color="auto"/>
            <w:right w:val="none" w:sz="0" w:space="0" w:color="auto"/>
          </w:divBdr>
        </w:div>
        <w:div w:id="747918989">
          <w:marLeft w:val="0"/>
          <w:marRight w:val="0"/>
          <w:marTop w:val="0"/>
          <w:marBottom w:val="0"/>
          <w:divBdr>
            <w:top w:val="none" w:sz="0" w:space="0" w:color="auto"/>
            <w:left w:val="none" w:sz="0" w:space="0" w:color="auto"/>
            <w:bottom w:val="none" w:sz="0" w:space="0" w:color="auto"/>
            <w:right w:val="none" w:sz="0" w:space="0" w:color="auto"/>
          </w:divBdr>
        </w:div>
      </w:divsChild>
    </w:div>
    <w:div w:id="212480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BD800-2B1A-4A35-AB35-BA8A14943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Template>
  <TotalTime>1209</TotalTime>
  <Pages>9</Pages>
  <Words>6132</Words>
  <Characters>34958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41008</CharactersWithSpaces>
  <SharedDoc>false</SharedDoc>
  <HLinks>
    <vt:vector size="36" baseType="variant">
      <vt:variant>
        <vt:i4>5046332</vt:i4>
      </vt:variant>
      <vt:variant>
        <vt:i4>24</vt:i4>
      </vt:variant>
      <vt:variant>
        <vt:i4>0</vt:i4>
      </vt:variant>
      <vt:variant>
        <vt:i4>5</vt:i4>
      </vt:variant>
      <vt:variant>
        <vt:lpwstr>mailto:SDC.bookorder@springer.com</vt:lpwstr>
      </vt:variant>
      <vt:variant>
        <vt:lpwstr/>
      </vt:variant>
      <vt:variant>
        <vt:i4>6225951</vt:i4>
      </vt:variant>
      <vt:variant>
        <vt:i4>21</vt:i4>
      </vt:variant>
      <vt:variant>
        <vt:i4>0</vt:i4>
      </vt:variant>
      <vt:variant>
        <vt:i4>5</vt:i4>
      </vt:variant>
      <vt:variant>
        <vt:lpwstr>https://www.data.gov/safety/launching-the-police-data-initiative/</vt:lpwstr>
      </vt:variant>
      <vt:variant>
        <vt:lpwstr/>
      </vt:variant>
      <vt:variant>
        <vt:i4>2818148</vt:i4>
      </vt:variant>
      <vt:variant>
        <vt:i4>18</vt:i4>
      </vt:variant>
      <vt:variant>
        <vt:i4>0</vt:i4>
      </vt:variant>
      <vt:variant>
        <vt:i4>5</vt:i4>
      </vt:variant>
      <vt:variant>
        <vt:lpwstr>https://ucr.fbi.gov/nibrs/2014/resource-pages/effects_of_nibrs_on_crime_statistics_final.pdf</vt:lpwstr>
      </vt:variant>
      <vt:variant>
        <vt:lpwstr/>
      </vt:variant>
      <vt:variant>
        <vt:i4>3145844</vt:i4>
      </vt:variant>
      <vt:variant>
        <vt:i4>15</vt:i4>
      </vt:variant>
      <vt:variant>
        <vt:i4>0</vt:i4>
      </vt:variant>
      <vt:variant>
        <vt:i4>5</vt:i4>
      </vt:variant>
      <vt:variant>
        <vt:lpwstr>http://opendatahandbook.org/guide/en/why-open-data/</vt:lpwstr>
      </vt:variant>
      <vt:variant>
        <vt:lpwstr/>
      </vt:variant>
      <vt:variant>
        <vt:i4>1245215</vt:i4>
      </vt:variant>
      <vt:variant>
        <vt:i4>12</vt:i4>
      </vt:variant>
      <vt:variant>
        <vt:i4>0</vt:i4>
      </vt:variant>
      <vt:variant>
        <vt:i4>5</vt:i4>
      </vt:variant>
      <vt:variant>
        <vt:lpwstr>http://www.informatik.uni-trier.de/~ley/db/journals/lncs.html</vt:lpwstr>
      </vt:variant>
      <vt:variant>
        <vt:lpwstr/>
      </vt:variant>
      <vt:variant>
        <vt:i4>5374045</vt:i4>
      </vt:variant>
      <vt:variant>
        <vt:i4>0</vt:i4>
      </vt:variant>
      <vt:variant>
        <vt:i4>0</vt:i4>
      </vt:variant>
      <vt:variant>
        <vt:i4>5</vt:i4>
      </vt:variant>
      <vt:variant>
        <vt:lpwstr>http://www.springer.com/lncs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Lauren Darr</cp:lastModifiedBy>
  <cp:revision>4</cp:revision>
  <cp:lastPrinted>2006-03-24T14:58:00Z</cp:lastPrinted>
  <dcterms:created xsi:type="dcterms:W3CDTF">2018-06-09T20:22:00Z</dcterms:created>
  <dcterms:modified xsi:type="dcterms:W3CDTF">2018-06-25T01:45:00Z</dcterms:modified>
</cp:coreProperties>
</file>