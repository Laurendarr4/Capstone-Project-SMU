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72D38" w14:textId="77777777" w:rsidR="009B1D59" w:rsidRPr="009A3755" w:rsidRDefault="00976655" w:rsidP="009B1D59">
      <w:pPr>
        <w:pStyle w:val="Title1"/>
      </w:pPr>
      <w:commentRangeStart w:id="0"/>
      <w:r>
        <w:t xml:space="preserve">A </w:t>
      </w:r>
      <w:ins w:id="1" w:author="Lauren Darr" w:date="2018-03-13T14:09:00Z">
        <w:r w:rsidR="00A0484B">
          <w:t>Geovisual</w:t>
        </w:r>
      </w:ins>
      <w:del w:id="2" w:author="Lauren Darr" w:date="2018-03-13T14:09:00Z">
        <w:r w:rsidR="00FA6A63" w:rsidDel="00A0484B">
          <w:delText>Visual</w:delText>
        </w:r>
      </w:del>
      <w:r w:rsidR="00FA6A63">
        <w:t xml:space="preserve"> </w:t>
      </w:r>
      <w:commentRangeEnd w:id="0"/>
      <w:r w:rsidR="0069555C">
        <w:rPr>
          <w:rStyle w:val="CommentReference"/>
          <w:b w:val="0"/>
        </w:rPr>
        <w:commentReference w:id="0"/>
      </w:r>
      <w:r w:rsidR="00FA6A63">
        <w:t xml:space="preserve">Framework for Data Exploration </w:t>
      </w:r>
      <w:del w:id="4" w:author="Daniel Engels" w:date="2018-06-08T14:21:00Z">
        <w:r w:rsidR="00FA6A63" w:rsidDel="00A576F7">
          <w:delText xml:space="preserve">in </w:delText>
        </w:r>
      </w:del>
      <w:ins w:id="5" w:author="Daniel Engels" w:date="2018-06-08T14:21:00Z">
        <w:r w:rsidR="00A576F7">
          <w:t>of</w:t>
        </w:r>
        <w:r w:rsidR="00A576F7">
          <w:t xml:space="preserve"> </w:t>
        </w:r>
      </w:ins>
      <w:del w:id="6" w:author="Daniel Engels" w:date="2018-06-08T14:23:00Z">
        <w:r w:rsidR="00FA6A63" w:rsidDel="006E2E63">
          <w:delText xml:space="preserve">Government </w:delText>
        </w:r>
      </w:del>
      <w:ins w:id="7" w:author="Daniel Engels" w:date="2018-06-08T14:23:00Z">
        <w:r w:rsidR="006E2E63">
          <w:t>Law Enforcement</w:t>
        </w:r>
        <w:r w:rsidR="006E2E63">
          <w:t xml:space="preserve"> </w:t>
        </w:r>
      </w:ins>
      <w:r w:rsidR="00FA6A63">
        <w:t>Open Data</w:t>
      </w:r>
      <w:ins w:id="8" w:author="Daniel Engels" w:date="2018-06-08T14:21:00Z">
        <w:r w:rsidR="00A576F7">
          <w:t>:</w:t>
        </w:r>
      </w:ins>
      <w:r w:rsidR="00FA6A63">
        <w:t xml:space="preserve"> </w:t>
      </w:r>
      <w:ins w:id="9" w:author="Daniel Engels" w:date="2018-06-08T14:23:00Z">
        <w:r w:rsidR="006E2E63">
          <w:t xml:space="preserve">Criminal Incedent </w:t>
        </w:r>
      </w:ins>
      <w:ins w:id="10" w:author="Daniel Engels" w:date="2018-06-08T14:21:00Z">
        <w:r w:rsidR="00A576F7">
          <w:t xml:space="preserve">Case Study </w:t>
        </w:r>
      </w:ins>
      <w:r w:rsidR="00FA6A63">
        <w:t>Using NIBRS (National Incident-</w:t>
      </w:r>
      <w:del w:id="11" w:author="Daniel Engels" w:date="2018-06-08T14:23:00Z">
        <w:r w:rsidR="00FA6A63" w:rsidDel="006E2E63">
          <w:delText xml:space="preserve">based </w:delText>
        </w:r>
      </w:del>
      <w:ins w:id="12" w:author="Daniel Engels" w:date="2018-06-08T14:23:00Z">
        <w:r w:rsidR="006E2E63">
          <w:t>B</w:t>
        </w:r>
        <w:r w:rsidR="006E2E63">
          <w:t xml:space="preserve">ased </w:t>
        </w:r>
      </w:ins>
      <w:r w:rsidR="00FA6A63">
        <w:t>Reporting System)</w:t>
      </w:r>
      <w:del w:id="13" w:author="Daniel Engels" w:date="2018-06-08T14:23:00Z">
        <w:r w:rsidDel="006E2E63">
          <w:delText xml:space="preserve"> for </w:delText>
        </w:r>
      </w:del>
      <w:ins w:id="14" w:author="Lauren Darr" w:date="2018-04-25T13:21:00Z">
        <w:del w:id="15" w:author="Daniel Engels" w:date="2018-06-08T14:23:00Z">
          <w:r w:rsidR="00AD4CA3" w:rsidDel="006E2E63">
            <w:delText>Law Enforcement Agencies</w:delText>
          </w:r>
        </w:del>
      </w:ins>
      <w:del w:id="16" w:author="Lauren Darr" w:date="2018-04-25T13:21:00Z">
        <w:r w:rsidDel="00AD4CA3">
          <w:delText>N</w:delText>
        </w:r>
      </w:del>
      <w:del w:id="17" w:author="Lauren Darr" w:date="2018-04-25T13:20:00Z">
        <w:r w:rsidDel="00AD4CA3">
          <w:delText>ovice Users</w:delText>
        </w:r>
      </w:del>
    </w:p>
    <w:p w14:paraId="51CE8C78" w14:textId="77777777" w:rsidR="009B1D59" w:rsidRDefault="00976655" w:rsidP="00E3194C">
      <w:pPr>
        <w:pStyle w:val="author"/>
        <w:spacing w:after="0"/>
        <w:rPr>
          <w:lang w:val="de-DE"/>
        </w:rPr>
      </w:pPr>
      <w:r>
        <w:rPr>
          <w:lang w:val="de-DE"/>
        </w:rPr>
        <w:t>Michael Crowder</w:t>
      </w:r>
      <w:r w:rsidR="005B29EF" w:rsidRPr="009A3755">
        <w:rPr>
          <w:position w:val="6"/>
          <w:sz w:val="11"/>
          <w:szCs w:val="11"/>
          <w:lang w:val="de-DE"/>
        </w:rPr>
        <w:t>1</w:t>
      </w:r>
      <w:r w:rsidR="009B1D59" w:rsidRPr="009A3755">
        <w:rPr>
          <w:lang w:val="de-DE"/>
        </w:rPr>
        <w:t xml:space="preserve">, </w:t>
      </w:r>
      <w:r w:rsidR="00E74D3A">
        <w:rPr>
          <w:lang w:val="de-DE"/>
        </w:rPr>
        <w:t>Lauren Darr</w:t>
      </w:r>
      <w:r w:rsidR="005B29EF" w:rsidRPr="009A3755">
        <w:rPr>
          <w:position w:val="6"/>
          <w:sz w:val="11"/>
          <w:szCs w:val="11"/>
          <w:lang w:val="de-DE"/>
        </w:rPr>
        <w:t>1</w:t>
      </w:r>
      <w:r w:rsidR="009B1D59" w:rsidRPr="009A3755">
        <w:rPr>
          <w:lang w:val="de-DE"/>
        </w:rPr>
        <w:t xml:space="preserve">, </w:t>
      </w:r>
      <w:r w:rsidR="005B29EF">
        <w:rPr>
          <w:lang w:val="de-DE"/>
        </w:rPr>
        <w:t>Gerardo Garza</w:t>
      </w:r>
      <w:r w:rsidR="005B29EF" w:rsidRPr="009A3755">
        <w:rPr>
          <w:position w:val="6"/>
          <w:sz w:val="11"/>
          <w:szCs w:val="11"/>
          <w:lang w:val="de-DE"/>
        </w:rPr>
        <w:t>1</w:t>
      </w:r>
      <w:r w:rsidR="009B1D59" w:rsidRPr="009A3755">
        <w:rPr>
          <w:lang w:val="de-DE"/>
        </w:rPr>
        <w:t xml:space="preserve">, </w:t>
      </w:r>
      <w:r w:rsidR="005B29EF">
        <w:rPr>
          <w:lang w:val="de-DE"/>
        </w:rPr>
        <w:t>Brent Allen</w:t>
      </w:r>
      <w:r w:rsidR="005B29EF" w:rsidRPr="009A3755">
        <w:rPr>
          <w:position w:val="6"/>
          <w:sz w:val="11"/>
          <w:szCs w:val="11"/>
          <w:lang w:val="de-DE"/>
        </w:rPr>
        <w:t>1</w:t>
      </w:r>
      <w:r w:rsidR="005B29EF" w:rsidRPr="009A3755">
        <w:rPr>
          <w:lang w:val="de-DE"/>
        </w:rPr>
        <w:t xml:space="preserve"> </w:t>
      </w:r>
      <w:r w:rsidR="009B1D59">
        <w:rPr>
          <w:lang w:val="de-DE"/>
        </w:rPr>
        <w:t xml:space="preserve"> </w:t>
      </w:r>
    </w:p>
    <w:p w14:paraId="7BEFAA3C" w14:textId="77777777" w:rsidR="005B29EF" w:rsidRDefault="005B29EF" w:rsidP="009B1D59">
      <w:pPr>
        <w:pStyle w:val="authorinfo"/>
        <w:rPr>
          <w:position w:val="6"/>
          <w:sz w:val="11"/>
          <w:szCs w:val="11"/>
          <w:lang w:val="de-DE"/>
        </w:rPr>
      </w:pPr>
    </w:p>
    <w:p w14:paraId="3462CD6A" w14:textId="77777777" w:rsidR="005B29EF" w:rsidRDefault="009B1D59" w:rsidP="003E1437">
      <w:pPr>
        <w:pStyle w:val="authorinfo"/>
        <w:outlineLvl w:val="0"/>
        <w:rPr>
          <w:lang w:val="de-DE"/>
        </w:rPr>
      </w:pPr>
      <w:r w:rsidRPr="009A3755">
        <w:rPr>
          <w:position w:val="6"/>
          <w:sz w:val="11"/>
          <w:szCs w:val="11"/>
          <w:lang w:val="de-DE"/>
        </w:rPr>
        <w:t>1</w:t>
      </w:r>
      <w:r w:rsidRPr="009A3755">
        <w:rPr>
          <w:lang w:val="de-DE"/>
        </w:rPr>
        <w:t xml:space="preserve"> </w:t>
      </w:r>
      <w:ins w:id="18" w:author="Daniel Engels" w:date="2018-06-08T14:20:00Z">
        <w:r w:rsidR="00A576F7">
          <w:rPr>
            <w:lang w:val="de-DE"/>
          </w:rPr>
          <w:t>Master of Science</w:t>
        </w:r>
        <w:r w:rsidR="00A576F7" w:rsidRPr="005B29EF">
          <w:rPr>
            <w:lang w:val="de-DE"/>
          </w:rPr>
          <w:t xml:space="preserve"> </w:t>
        </w:r>
        <w:r w:rsidR="00A576F7">
          <w:rPr>
            <w:lang w:val="de-DE"/>
          </w:rPr>
          <w:t xml:space="preserve">in </w:t>
        </w:r>
        <w:r w:rsidR="00A576F7" w:rsidRPr="005B29EF">
          <w:rPr>
            <w:lang w:val="de-DE"/>
          </w:rPr>
          <w:t>Data Science</w:t>
        </w:r>
        <w:r w:rsidR="00A576F7">
          <w:rPr>
            <w:lang w:val="de-DE"/>
          </w:rPr>
          <w:t>,</w:t>
        </w:r>
        <w:r w:rsidR="00A576F7" w:rsidRPr="005B29EF">
          <w:rPr>
            <w:lang w:val="de-DE"/>
          </w:rPr>
          <w:t xml:space="preserve"> </w:t>
        </w:r>
      </w:ins>
      <w:r w:rsidR="005B29EF" w:rsidRPr="005B29EF">
        <w:rPr>
          <w:lang w:val="de-DE"/>
        </w:rPr>
        <w:t>Southern Methodist</w:t>
      </w:r>
      <w:r w:rsidR="005B29EF">
        <w:rPr>
          <w:lang w:val="de-DE"/>
        </w:rPr>
        <w:t xml:space="preserve"> University </w:t>
      </w:r>
      <w:del w:id="19" w:author="Daniel Engels" w:date="2018-06-08T14:20:00Z">
        <w:r w:rsidR="005B29EF" w:rsidDel="00A576F7">
          <w:rPr>
            <w:lang w:val="de-DE"/>
          </w:rPr>
          <w:delText>Master of Science</w:delText>
        </w:r>
        <w:r w:rsidR="005B29EF" w:rsidRPr="005B29EF" w:rsidDel="00A576F7">
          <w:rPr>
            <w:lang w:val="de-DE"/>
          </w:rPr>
          <w:delText xml:space="preserve"> Data Science Program</w:delText>
        </w:r>
        <w:r w:rsidR="005B29EF" w:rsidDel="00A576F7">
          <w:rPr>
            <w:lang w:val="de-DE"/>
          </w:rPr>
          <w:delText xml:space="preserve"> </w:delText>
        </w:r>
      </w:del>
    </w:p>
    <w:p w14:paraId="4D6F1AAC" w14:textId="77777777" w:rsidR="009B1D59" w:rsidRPr="009A3755" w:rsidRDefault="005B29EF" w:rsidP="005B29EF">
      <w:pPr>
        <w:pStyle w:val="authorinfo"/>
        <w:rPr>
          <w:lang w:val="de-DE"/>
        </w:rPr>
      </w:pPr>
      <w:r w:rsidRPr="005B29EF">
        <w:rPr>
          <w:lang w:val="de-DE"/>
        </w:rPr>
        <w:t>Dallas</w:t>
      </w:r>
      <w:r>
        <w:rPr>
          <w:lang w:val="de-DE"/>
        </w:rPr>
        <w:t>, Texas, United States of A</w:t>
      </w:r>
      <w:r w:rsidR="008962D9">
        <w:rPr>
          <w:lang w:val="de-DE"/>
        </w:rPr>
        <w:t>merica</w:t>
      </w:r>
    </w:p>
    <w:p w14:paraId="3A5F170B" w14:textId="77777777" w:rsidR="009B1D59" w:rsidRPr="009B1D59" w:rsidRDefault="009B1D59" w:rsidP="009B1D59">
      <w:pPr>
        <w:pStyle w:val="abstract"/>
        <w:rPr>
          <w:szCs w:val="18"/>
        </w:rPr>
      </w:pPr>
      <w:r>
        <w:rPr>
          <w:b/>
        </w:rPr>
        <w:t>Abstract.</w:t>
      </w:r>
      <w:r>
        <w:t xml:space="preserve"> </w:t>
      </w:r>
      <w:r w:rsidR="005B249A">
        <w:rPr>
          <w:szCs w:val="18"/>
        </w:rPr>
        <w:t>In this paper we present a</w:t>
      </w:r>
      <w:ins w:id="20" w:author="Lauren Darr" w:date="2018-05-02T09:28:00Z">
        <w:r w:rsidR="00CB1D9C">
          <w:rPr>
            <w:szCs w:val="18"/>
          </w:rPr>
          <w:t xml:space="preserve"> </w:t>
        </w:r>
      </w:ins>
      <w:ins w:id="21" w:author="Lauren Darr" w:date="2018-05-09T11:28:00Z">
        <w:r w:rsidR="00A75184">
          <w:rPr>
            <w:szCs w:val="18"/>
          </w:rPr>
          <w:t>framework</w:t>
        </w:r>
      </w:ins>
      <w:ins w:id="22" w:author="Lauren Darr" w:date="2018-05-02T09:24:00Z">
        <w:r w:rsidR="00CB1D9C">
          <w:rPr>
            <w:szCs w:val="18"/>
          </w:rPr>
          <w:t xml:space="preserve"> for creating </w:t>
        </w:r>
      </w:ins>
      <w:ins w:id="23" w:author="Lauren Darr" w:date="2018-05-02T09:25:00Z">
        <w:r w:rsidR="00CB1D9C">
          <w:rPr>
            <w:szCs w:val="18"/>
          </w:rPr>
          <w:t xml:space="preserve">geographic visualizations </w:t>
        </w:r>
      </w:ins>
      <w:ins w:id="24" w:author="Lauren Darr" w:date="2018-05-02T09:31:00Z">
        <w:r w:rsidR="00CB1D9C">
          <w:rPr>
            <w:szCs w:val="18"/>
          </w:rPr>
          <w:t xml:space="preserve">of </w:t>
        </w:r>
      </w:ins>
      <w:ins w:id="25" w:author="Lauren Darr" w:date="2018-05-02T09:26:00Z">
        <w:r w:rsidR="00CB1D9C">
          <w:rPr>
            <w:szCs w:val="18"/>
          </w:rPr>
          <w:t>criminal incidents</w:t>
        </w:r>
      </w:ins>
      <w:ins w:id="26" w:author="Lauren Darr" w:date="2018-05-02T09:28:00Z">
        <w:r w:rsidR="00CB1D9C">
          <w:rPr>
            <w:szCs w:val="18"/>
          </w:rPr>
          <w:t xml:space="preserve"> using </w:t>
        </w:r>
      </w:ins>
      <w:ins w:id="27" w:author="Lauren Darr" w:date="2018-05-02T09:29:00Z">
        <w:r w:rsidR="00CB1D9C">
          <w:rPr>
            <w:szCs w:val="18"/>
          </w:rPr>
          <w:t xml:space="preserve">open data and </w:t>
        </w:r>
      </w:ins>
      <w:ins w:id="28" w:author="Lauren Darr" w:date="2018-05-02T09:28:00Z">
        <w:r w:rsidR="00CB1D9C">
          <w:rPr>
            <w:szCs w:val="18"/>
          </w:rPr>
          <w:t>open-source software</w:t>
        </w:r>
      </w:ins>
      <w:ins w:id="29" w:author="Lauren Darr" w:date="2018-05-02T09:29:00Z">
        <w:r w:rsidR="00CB1D9C">
          <w:rPr>
            <w:szCs w:val="18"/>
          </w:rPr>
          <w:t>.</w:t>
        </w:r>
      </w:ins>
      <w:ins w:id="30" w:author="Lauren Darr" w:date="2018-05-02T09:26:00Z">
        <w:r w:rsidR="00CB1D9C">
          <w:rPr>
            <w:szCs w:val="18"/>
          </w:rPr>
          <w:t xml:space="preserve"> </w:t>
        </w:r>
      </w:ins>
      <w:ins w:id="31" w:author="Lauren Darr" w:date="2018-05-02T09:27:00Z">
        <w:del w:id="32" w:author="Daniel Engels" w:date="2018-06-08T14:50:00Z">
          <w:r w:rsidR="00CB1D9C" w:rsidDel="00A85DBF">
            <w:rPr>
              <w:szCs w:val="18"/>
            </w:rPr>
            <w:delText>Th</w:delText>
          </w:r>
        </w:del>
      </w:ins>
      <w:ins w:id="33" w:author="Lauren Darr" w:date="2018-05-02T09:35:00Z">
        <w:del w:id="34" w:author="Daniel Engels" w:date="2018-06-08T14:50:00Z">
          <w:r w:rsidR="00CB1D9C" w:rsidDel="00A85DBF">
            <w:rPr>
              <w:szCs w:val="18"/>
            </w:rPr>
            <w:delText xml:space="preserve">e motivation for this </w:delText>
          </w:r>
        </w:del>
      </w:ins>
      <w:ins w:id="35" w:author="Lauren Darr" w:date="2018-05-09T11:28:00Z">
        <w:del w:id="36" w:author="Daniel Engels" w:date="2018-06-08T14:50:00Z">
          <w:r w:rsidR="003B7CB0" w:rsidDel="00A85DBF">
            <w:rPr>
              <w:szCs w:val="18"/>
            </w:rPr>
            <w:delText>framework</w:delText>
          </w:r>
        </w:del>
      </w:ins>
      <w:ins w:id="37" w:author="Lauren Darr" w:date="2018-05-02T09:35:00Z">
        <w:del w:id="38" w:author="Daniel Engels" w:date="2018-06-08T14:50:00Z">
          <w:r w:rsidR="00CB1D9C" w:rsidDel="00A85DBF">
            <w:rPr>
              <w:szCs w:val="18"/>
            </w:rPr>
            <w:delText xml:space="preserve"> is to provide </w:delText>
          </w:r>
        </w:del>
      </w:ins>
      <w:ins w:id="39" w:author="Daniel Engels" w:date="2018-06-08T14:50:00Z">
        <w:r w:rsidR="00A85DBF">
          <w:rPr>
            <w:szCs w:val="18"/>
          </w:rPr>
          <w:t>L</w:t>
        </w:r>
      </w:ins>
      <w:ins w:id="40" w:author="Lauren Darr" w:date="2018-05-02T09:35:00Z">
        <w:del w:id="41" w:author="Daniel Engels" w:date="2018-06-08T14:50:00Z">
          <w:r w:rsidR="00CB1D9C" w:rsidDel="00A85DBF">
            <w:rPr>
              <w:szCs w:val="18"/>
            </w:rPr>
            <w:delText>l</w:delText>
          </w:r>
        </w:del>
        <w:r w:rsidR="00CB1D9C">
          <w:rPr>
            <w:szCs w:val="18"/>
          </w:rPr>
          <w:t xml:space="preserve">aw </w:t>
        </w:r>
        <w:del w:id="42" w:author="Daniel Engels" w:date="2018-06-08T14:53:00Z">
          <w:r w:rsidR="00CB1D9C" w:rsidDel="00684552">
            <w:rPr>
              <w:szCs w:val="18"/>
            </w:rPr>
            <w:delText>e</w:delText>
          </w:r>
        </w:del>
      </w:ins>
      <w:ins w:id="43" w:author="Daniel Engels" w:date="2018-06-08T14:53:00Z">
        <w:r w:rsidR="00684552">
          <w:rPr>
            <w:szCs w:val="18"/>
          </w:rPr>
          <w:t>E</w:t>
        </w:r>
      </w:ins>
      <w:ins w:id="44" w:author="Lauren Darr" w:date="2018-05-02T09:35:00Z">
        <w:r w:rsidR="00CB1D9C">
          <w:rPr>
            <w:szCs w:val="18"/>
          </w:rPr>
          <w:t xml:space="preserve">nforcement </w:t>
        </w:r>
        <w:del w:id="45" w:author="Daniel Engels" w:date="2018-06-08T14:53:00Z">
          <w:r w:rsidR="00CB1D9C" w:rsidDel="00684552">
            <w:rPr>
              <w:szCs w:val="18"/>
            </w:rPr>
            <w:delText>a</w:delText>
          </w:r>
        </w:del>
      </w:ins>
      <w:ins w:id="46" w:author="Daniel Engels" w:date="2018-06-08T14:53:00Z">
        <w:r w:rsidR="00684552">
          <w:rPr>
            <w:szCs w:val="18"/>
          </w:rPr>
          <w:t>A</w:t>
        </w:r>
      </w:ins>
      <w:ins w:id="47" w:author="Lauren Darr" w:date="2018-05-02T09:35:00Z">
        <w:r w:rsidR="00CB1D9C">
          <w:rPr>
            <w:szCs w:val="18"/>
          </w:rPr>
          <w:t>gencies</w:t>
        </w:r>
      </w:ins>
      <w:ins w:id="48" w:author="Lauren Darr" w:date="2018-05-02T09:36:00Z">
        <w:r w:rsidR="00505C09">
          <w:rPr>
            <w:szCs w:val="18"/>
          </w:rPr>
          <w:t xml:space="preserve"> </w:t>
        </w:r>
        <w:r w:rsidR="00CB1D9C">
          <w:rPr>
            <w:szCs w:val="18"/>
          </w:rPr>
          <w:t>(LEAs)</w:t>
        </w:r>
      </w:ins>
      <w:ins w:id="49" w:author="Lauren Darr" w:date="2018-05-02T09:35:00Z">
        <w:r w:rsidR="00CB1D9C">
          <w:rPr>
            <w:szCs w:val="18"/>
          </w:rPr>
          <w:t xml:space="preserve"> </w:t>
        </w:r>
      </w:ins>
      <w:ins w:id="50" w:author="Lauren Darr" w:date="2018-05-02T09:40:00Z">
        <w:r w:rsidR="00505C09">
          <w:rPr>
            <w:szCs w:val="18"/>
          </w:rPr>
          <w:t>and interested citizens</w:t>
        </w:r>
      </w:ins>
      <w:ins w:id="51" w:author="Daniel Engels" w:date="2018-06-08T14:50:00Z">
        <w:r w:rsidR="00A85DBF">
          <w:rPr>
            <w:szCs w:val="18"/>
          </w:rPr>
          <w:t xml:space="preserve"> </w:t>
        </w:r>
      </w:ins>
      <w:ins w:id="52" w:author="Daniel Engels" w:date="2018-06-08T14:51:00Z">
        <w:r w:rsidR="00684552">
          <w:rPr>
            <w:szCs w:val="18"/>
          </w:rPr>
          <w:t>need</w:t>
        </w:r>
      </w:ins>
      <w:ins w:id="53" w:author="Lauren Darr" w:date="2018-05-02T09:40:00Z">
        <w:r w:rsidR="00505C09">
          <w:rPr>
            <w:szCs w:val="18"/>
          </w:rPr>
          <w:t xml:space="preserve"> </w:t>
        </w:r>
      </w:ins>
      <w:ins w:id="54" w:author="Lauren Darr" w:date="2018-05-02T09:35:00Z">
        <w:r w:rsidR="00CB1D9C">
          <w:rPr>
            <w:szCs w:val="18"/>
          </w:rPr>
          <w:t xml:space="preserve">an affordable and relatively easy way to </w:t>
        </w:r>
      </w:ins>
      <w:ins w:id="55" w:author="Daniel Engels" w:date="2018-06-08T14:51:00Z">
        <w:r w:rsidR="00684552">
          <w:rPr>
            <w:szCs w:val="18"/>
          </w:rPr>
          <w:t xml:space="preserve">visualize </w:t>
        </w:r>
      </w:ins>
      <w:ins w:id="56" w:author="Lauren Darr" w:date="2018-05-02T09:35:00Z">
        <w:del w:id="57" w:author="Daniel Engels" w:date="2018-06-08T14:51:00Z">
          <w:r w:rsidR="00CB1D9C" w:rsidDel="00684552">
            <w:rPr>
              <w:szCs w:val="18"/>
            </w:rPr>
            <w:delText xml:space="preserve">start analyzing </w:delText>
          </w:r>
        </w:del>
        <w:r w:rsidR="00CB1D9C">
          <w:rPr>
            <w:szCs w:val="18"/>
          </w:rPr>
          <w:t>geospatial data</w:t>
        </w:r>
      </w:ins>
      <w:ins w:id="58" w:author="Daniel Engels" w:date="2018-06-08T14:51:00Z">
        <w:r w:rsidR="00684552">
          <w:rPr>
            <w:szCs w:val="18"/>
          </w:rPr>
          <w:t xml:space="preserve"> in order to visually identify trends and crime hot spots</w:t>
        </w:r>
      </w:ins>
      <w:ins w:id="59" w:author="Lauren Darr" w:date="2018-05-02T09:35:00Z">
        <w:r w:rsidR="00CB1D9C">
          <w:rPr>
            <w:szCs w:val="18"/>
          </w:rPr>
          <w:t>.</w:t>
        </w:r>
      </w:ins>
      <w:ins w:id="60" w:author="Lauren Darr" w:date="2018-05-02T09:39:00Z">
        <w:r w:rsidR="00505C09">
          <w:rPr>
            <w:szCs w:val="18"/>
          </w:rPr>
          <w:t xml:space="preserve"> </w:t>
        </w:r>
      </w:ins>
      <w:ins w:id="61" w:author="Daniel Engels" w:date="2018-06-08T14:55:00Z">
        <w:r w:rsidR="00684552">
          <w:rPr>
            <w:szCs w:val="18"/>
          </w:rPr>
          <w:t>Nationwide c</w:t>
        </w:r>
      </w:ins>
      <w:ins w:id="62" w:author="Daniel Engels" w:date="2018-06-08T14:54:00Z">
        <w:r w:rsidR="00684552">
          <w:rPr>
            <w:szCs w:val="18"/>
          </w:rPr>
          <w:t xml:space="preserve">riminal incident data will be readily available by 2021 when the </w:t>
        </w:r>
      </w:ins>
      <w:ins w:id="63" w:author="Lauren Darr" w:date="2018-05-02T09:42:00Z">
        <w:del w:id="64" w:author="Daniel Engels" w:date="2018-06-08T14:54:00Z">
          <w:r w:rsidR="00505C09" w:rsidDel="00684552">
            <w:rPr>
              <w:szCs w:val="18"/>
            </w:rPr>
            <w:delText xml:space="preserve">The </w:delText>
          </w:r>
        </w:del>
        <w:r w:rsidR="00505C09">
          <w:rPr>
            <w:szCs w:val="18"/>
          </w:rPr>
          <w:t xml:space="preserve">National Incident Based Reporting System (NIBRS) </w:t>
        </w:r>
        <w:del w:id="65" w:author="Daniel Engels" w:date="2018-06-08T14:55:00Z">
          <w:r w:rsidR="00505C09" w:rsidDel="00684552">
            <w:rPr>
              <w:szCs w:val="18"/>
            </w:rPr>
            <w:delText xml:space="preserve">is a </w:delText>
          </w:r>
        </w:del>
      </w:ins>
      <w:ins w:id="66" w:author="Lauren Darr" w:date="2018-05-02T09:43:00Z">
        <w:del w:id="67" w:author="Daniel Engels" w:date="2018-06-08T14:55:00Z">
          <w:r w:rsidR="00505C09" w:rsidDel="00684552">
            <w:rPr>
              <w:szCs w:val="18"/>
            </w:rPr>
            <w:delText>national standard for LEA incident reporting</w:delText>
          </w:r>
        </w:del>
      </w:ins>
      <w:ins w:id="68" w:author="Lauren Darr" w:date="2018-05-02T10:03:00Z">
        <w:del w:id="69" w:author="Daniel Engels" w:date="2018-06-08T14:55:00Z">
          <w:r w:rsidR="00DF2A1E" w:rsidDel="00684552">
            <w:rPr>
              <w:szCs w:val="18"/>
            </w:rPr>
            <w:delText xml:space="preserve"> going into effect for all 18,000 U.S. LEAs in 2021</w:delText>
          </w:r>
        </w:del>
      </w:ins>
      <w:ins w:id="70" w:author="Daniel Engels" w:date="2018-06-08T14:55:00Z">
        <w:r w:rsidR="00684552">
          <w:rPr>
            <w:szCs w:val="18"/>
          </w:rPr>
          <w:t>becomes fully operational</w:t>
        </w:r>
      </w:ins>
      <w:ins w:id="71" w:author="Lauren Darr" w:date="2018-05-02T09:44:00Z">
        <w:r w:rsidR="00505C09">
          <w:rPr>
            <w:szCs w:val="18"/>
          </w:rPr>
          <w:t>.</w:t>
        </w:r>
      </w:ins>
      <w:ins w:id="72" w:author="Lauren Darr" w:date="2018-05-02T09:52:00Z">
        <w:r w:rsidR="00820A0C">
          <w:rPr>
            <w:szCs w:val="18"/>
          </w:rPr>
          <w:t xml:space="preserve"> </w:t>
        </w:r>
      </w:ins>
      <w:ins w:id="73" w:author="Daniel Engels" w:date="2018-06-08T14:56:00Z">
        <w:r w:rsidR="00684552">
          <w:rPr>
            <w:szCs w:val="18"/>
          </w:rPr>
          <w:t xml:space="preserve">By </w:t>
        </w:r>
      </w:ins>
      <w:ins w:id="74" w:author="Daniel Engels" w:date="2018-06-08T14:57:00Z">
        <w:r w:rsidR="00684552">
          <w:rPr>
            <w:szCs w:val="18"/>
          </w:rPr>
          <w:t>utilizing</w:t>
        </w:r>
      </w:ins>
      <w:ins w:id="75" w:author="Daniel Engels" w:date="2018-06-08T14:56:00Z">
        <w:r w:rsidR="00684552">
          <w:rPr>
            <w:szCs w:val="18"/>
          </w:rPr>
          <w:t xml:space="preserve"> the XYZ open-source software,</w:t>
        </w:r>
      </w:ins>
      <w:ins w:id="76" w:author="Daniel Engels" w:date="2018-06-08T14:57:00Z">
        <w:r w:rsidR="00684552">
          <w:rPr>
            <w:szCs w:val="18"/>
          </w:rPr>
          <w:t xml:space="preserve"> our visualization framework makes this data accessible in an affordable and </w:t>
        </w:r>
      </w:ins>
      <w:ins w:id="77" w:author="Daniel Engels" w:date="2018-06-08T14:58:00Z">
        <w:r w:rsidR="00684552">
          <w:rPr>
            <w:szCs w:val="18"/>
          </w:rPr>
          <w:t>easily to use manner. We demonstrate our framework using the Dallas Police Department</w:t>
        </w:r>
      </w:ins>
      <w:ins w:id="78" w:author="Daniel Engels" w:date="2018-06-08T14:59:00Z">
        <w:r w:rsidR="00684552">
          <w:rPr>
            <w:szCs w:val="18"/>
          </w:rPr>
          <w:t>’s NIBRS formatted incidence data.  MAIN RESULT. MAIN CONCLUSION.</w:t>
        </w:r>
      </w:ins>
      <w:ins w:id="79" w:author="Lauren Darr" w:date="2018-05-02T09:52:00Z">
        <w:del w:id="80" w:author="Daniel Engels" w:date="2018-06-08T14:55:00Z">
          <w:r w:rsidR="00820A0C" w:rsidDel="00684552">
            <w:rPr>
              <w:szCs w:val="18"/>
            </w:rPr>
            <w:delText>This project use</w:delText>
          </w:r>
        </w:del>
      </w:ins>
      <w:ins w:id="81" w:author="Lauren Darr" w:date="2018-05-02T09:53:00Z">
        <w:del w:id="82" w:author="Daniel Engels" w:date="2018-06-08T14:55:00Z">
          <w:r w:rsidR="00820A0C" w:rsidDel="00684552">
            <w:rPr>
              <w:szCs w:val="18"/>
            </w:rPr>
            <w:delText>s</w:delText>
          </w:r>
        </w:del>
      </w:ins>
      <w:ins w:id="83" w:author="Lauren Darr" w:date="2018-05-02T09:52:00Z">
        <w:del w:id="84" w:author="Daniel Engels" w:date="2018-06-08T14:55:00Z">
          <w:r w:rsidR="00820A0C" w:rsidDel="00684552">
            <w:rPr>
              <w:szCs w:val="18"/>
            </w:rPr>
            <w:delText xml:space="preserve"> </w:delText>
          </w:r>
        </w:del>
      </w:ins>
      <w:ins w:id="85" w:author="Lauren Darr" w:date="2018-05-02T09:53:00Z">
        <w:del w:id="86" w:author="Daniel Engels" w:date="2018-06-08T14:55:00Z">
          <w:r w:rsidR="00820A0C" w:rsidDel="00684552">
            <w:rPr>
              <w:szCs w:val="18"/>
            </w:rPr>
            <w:delText>the</w:delText>
          </w:r>
        </w:del>
      </w:ins>
      <w:ins w:id="87" w:author="Lauren Darr" w:date="2018-05-02T10:01:00Z">
        <w:del w:id="88" w:author="Daniel Engels" w:date="2018-06-08T14:55:00Z">
          <w:r w:rsidR="00820A0C" w:rsidDel="00684552">
            <w:rPr>
              <w:szCs w:val="18"/>
            </w:rPr>
            <w:delText xml:space="preserve"> </w:delText>
          </w:r>
        </w:del>
      </w:ins>
      <w:ins w:id="89" w:author="Lauren Darr" w:date="2018-05-02T09:53:00Z">
        <w:del w:id="90" w:author="Daniel Engels" w:date="2018-06-08T14:55:00Z">
          <w:r w:rsidR="00820A0C" w:rsidDel="00684552">
            <w:rPr>
              <w:szCs w:val="18"/>
            </w:rPr>
            <w:delText xml:space="preserve">Dallas Police Department’s </w:delText>
          </w:r>
        </w:del>
      </w:ins>
      <w:ins w:id="91" w:author="Lauren Darr" w:date="2018-05-02T12:01:00Z">
        <w:del w:id="92" w:author="Daniel Engels" w:date="2018-06-08T14:55:00Z">
          <w:r w:rsidR="00241E5A" w:rsidDel="00684552">
            <w:rPr>
              <w:szCs w:val="18"/>
            </w:rPr>
            <w:delText>publicly a</w:delText>
          </w:r>
        </w:del>
      </w:ins>
      <w:ins w:id="93" w:author="Lauren Darr" w:date="2018-05-02T12:02:00Z">
        <w:del w:id="94" w:author="Daniel Engels" w:date="2018-06-08T14:55:00Z">
          <w:r w:rsidR="00241E5A" w:rsidDel="00684552">
            <w:rPr>
              <w:szCs w:val="18"/>
            </w:rPr>
            <w:delText xml:space="preserve">vailable, </w:delText>
          </w:r>
        </w:del>
      </w:ins>
      <w:ins w:id="95" w:author="Lauren Darr" w:date="2018-05-02T09:53:00Z">
        <w:del w:id="96" w:author="Daniel Engels" w:date="2018-06-08T14:55:00Z">
          <w:r w:rsidR="00820A0C" w:rsidDel="00684552">
            <w:rPr>
              <w:szCs w:val="18"/>
            </w:rPr>
            <w:delText>NIBRS-style</w:delText>
          </w:r>
        </w:del>
      </w:ins>
      <w:ins w:id="97" w:author="Lauren Darr" w:date="2018-05-02T10:01:00Z">
        <w:del w:id="98" w:author="Daniel Engels" w:date="2018-06-08T14:55:00Z">
          <w:r w:rsidR="00820A0C" w:rsidDel="00684552">
            <w:rPr>
              <w:szCs w:val="18"/>
            </w:rPr>
            <w:delText xml:space="preserve">, </w:delText>
          </w:r>
        </w:del>
      </w:ins>
      <w:ins w:id="99" w:author="Lauren Darr" w:date="2018-05-02T12:02:00Z">
        <w:del w:id="100" w:author="Daniel Engels" w:date="2018-06-08T14:55:00Z">
          <w:r w:rsidR="00F43941" w:rsidDel="00684552">
            <w:rPr>
              <w:szCs w:val="18"/>
            </w:rPr>
            <w:delText xml:space="preserve">incident </w:delText>
          </w:r>
        </w:del>
      </w:ins>
      <w:ins w:id="101" w:author="Lauren Darr" w:date="2018-05-02T09:53:00Z">
        <w:del w:id="102" w:author="Daniel Engels" w:date="2018-06-08T14:55:00Z">
          <w:r w:rsidR="00820A0C" w:rsidDel="00684552">
            <w:rPr>
              <w:szCs w:val="18"/>
            </w:rPr>
            <w:delText xml:space="preserve">data </w:delText>
          </w:r>
        </w:del>
      </w:ins>
      <w:ins w:id="103" w:author="Lauren Darr" w:date="2018-05-02T09:55:00Z">
        <w:del w:id="104" w:author="Daniel Engels" w:date="2018-06-08T14:55:00Z">
          <w:r w:rsidR="00820A0C" w:rsidDel="00684552">
            <w:rPr>
              <w:szCs w:val="18"/>
            </w:rPr>
            <w:delText xml:space="preserve">to develop a geovisual </w:delText>
          </w:r>
        </w:del>
      </w:ins>
      <w:ins w:id="105" w:author="Lauren Darr" w:date="2018-05-02T10:02:00Z">
        <w:del w:id="106" w:author="Daniel Engels" w:date="2018-06-08T14:55:00Z">
          <w:r w:rsidR="00820A0C" w:rsidDel="00684552">
            <w:rPr>
              <w:szCs w:val="18"/>
            </w:rPr>
            <w:delText>analysis method.</w:delText>
          </w:r>
        </w:del>
      </w:ins>
      <w:ins w:id="107" w:author="Lauren Darr" w:date="2018-05-02T10:04:00Z">
        <w:del w:id="108" w:author="Daniel Engels" w:date="2018-06-08T14:55:00Z">
          <w:r w:rsidR="00DF2A1E" w:rsidDel="00684552">
            <w:rPr>
              <w:szCs w:val="18"/>
            </w:rPr>
            <w:delText xml:space="preserve"> </w:delText>
          </w:r>
        </w:del>
      </w:ins>
      <w:ins w:id="109" w:author="Lauren Darr" w:date="2018-05-02T09:53:00Z">
        <w:del w:id="110" w:author="Daniel Engels" w:date="2018-06-08T14:55:00Z">
          <w:r w:rsidR="00820A0C" w:rsidDel="00684552">
            <w:rPr>
              <w:szCs w:val="18"/>
            </w:rPr>
            <w:delText xml:space="preserve">  </w:delText>
          </w:r>
        </w:del>
      </w:ins>
      <w:ins w:id="111" w:author="Lauren Darr" w:date="2018-05-02T09:44:00Z">
        <w:del w:id="112" w:author="Daniel Engels" w:date="2018-06-08T14:55:00Z">
          <w:r w:rsidR="00505C09" w:rsidDel="00684552">
            <w:rPr>
              <w:szCs w:val="18"/>
            </w:rPr>
            <w:delText xml:space="preserve"> </w:delText>
          </w:r>
        </w:del>
      </w:ins>
      <w:del w:id="113" w:author="Daniel Engels" w:date="2018-06-08T14:55:00Z">
        <w:r w:rsidR="005B249A" w:rsidDel="00684552">
          <w:rPr>
            <w:szCs w:val="18"/>
          </w:rPr>
          <w:delText xml:space="preserve"> </w:delText>
        </w:r>
      </w:del>
      <w:ins w:id="114" w:author="Crowder, Michael" w:date="2018-03-14T18:03:00Z">
        <w:del w:id="115" w:author="Lauren Darr" w:date="2018-05-02T09:31:00Z">
          <w:r w:rsidR="00F956D3" w:rsidDel="00CB1D9C">
            <w:rPr>
              <w:szCs w:val="18"/>
            </w:rPr>
            <w:delText>geo</w:delText>
          </w:r>
        </w:del>
      </w:ins>
      <w:del w:id="116" w:author="Lauren Darr" w:date="2018-05-02T09:31:00Z">
        <w:r w:rsidR="005B249A" w:rsidDel="00CB1D9C">
          <w:rPr>
            <w:szCs w:val="18"/>
          </w:rPr>
          <w:delText>visual</w:delText>
        </w:r>
      </w:del>
      <w:del w:id="117" w:author="Lauren Darr" w:date="2018-05-02T09:35:00Z">
        <w:r w:rsidR="005B249A" w:rsidDel="00CB1D9C">
          <w:rPr>
            <w:szCs w:val="18"/>
          </w:rPr>
          <w:delText xml:space="preserve"> </w:delText>
        </w:r>
      </w:del>
      <w:del w:id="118" w:author="Lauren Darr" w:date="2018-05-02T09:34:00Z">
        <w:r w:rsidR="005B249A" w:rsidDel="00CB1D9C">
          <w:rPr>
            <w:szCs w:val="18"/>
          </w:rPr>
          <w:delText xml:space="preserve">framework </w:delText>
        </w:r>
      </w:del>
      <w:del w:id="119" w:author="Lauren Darr" w:date="2018-05-02T10:02:00Z">
        <w:r w:rsidR="005B249A" w:rsidDel="00DF2A1E">
          <w:rPr>
            <w:szCs w:val="18"/>
          </w:rPr>
          <w:delText>for data exploration in government open data using NIBRS (National Incident Based Reporting System) for users that are consider</w:delText>
        </w:r>
        <w:r w:rsidR="00D31867" w:rsidDel="00DF2A1E">
          <w:rPr>
            <w:szCs w:val="18"/>
          </w:rPr>
          <w:delText>ed</w:delText>
        </w:r>
        <w:r w:rsidR="005B249A" w:rsidDel="00DF2A1E">
          <w:rPr>
            <w:szCs w:val="18"/>
          </w:rPr>
          <w:delText xml:space="preserve"> novice data users. The open data movement is relatively new, and the average citizen is not proficient in data exploration method</w:delText>
        </w:r>
        <w:r w:rsidR="004F0E75" w:rsidDel="00DF2A1E">
          <w:rPr>
            <w:szCs w:val="18"/>
          </w:rPr>
          <w:delText>s,</w:delText>
        </w:r>
        <w:r w:rsidR="005B249A" w:rsidDel="00DF2A1E">
          <w:rPr>
            <w:szCs w:val="18"/>
          </w:rPr>
          <w:delText xml:space="preserve"> understanding and execution.</w:delText>
        </w:r>
        <w:r w:rsidR="001B32F5" w:rsidDel="00DF2A1E">
          <w:rPr>
            <w:szCs w:val="18"/>
          </w:rPr>
          <w:delText xml:space="preserve"> We present the reader with a brief history and definition of open data in the government segment</w:delText>
        </w:r>
        <w:r w:rsidR="004F0E75" w:rsidDel="00DF2A1E">
          <w:rPr>
            <w:szCs w:val="18"/>
          </w:rPr>
          <w:delText>, specifically with law enforcement agencies</w:delText>
        </w:r>
        <w:r w:rsidR="001B32F5" w:rsidDel="00DF2A1E">
          <w:rPr>
            <w:szCs w:val="18"/>
          </w:rPr>
          <w:delText xml:space="preserve">. The paper then presents a </w:delText>
        </w:r>
      </w:del>
      <w:ins w:id="120" w:author="Crowder, Michael" w:date="2018-03-14T18:03:00Z">
        <w:del w:id="121" w:author="Lauren Darr" w:date="2018-05-02T10:02:00Z">
          <w:r w:rsidR="00F956D3" w:rsidDel="00DF2A1E">
            <w:rPr>
              <w:szCs w:val="18"/>
            </w:rPr>
            <w:delText>geo</w:delText>
          </w:r>
        </w:del>
      </w:ins>
      <w:del w:id="122" w:author="Lauren Darr" w:date="2018-05-02T10:02:00Z">
        <w:r w:rsidR="009B34E0" w:rsidDel="00DF2A1E">
          <w:rPr>
            <w:szCs w:val="18"/>
          </w:rPr>
          <w:delText xml:space="preserve">visual </w:delText>
        </w:r>
        <w:r w:rsidR="001B32F5" w:rsidDel="00DF2A1E">
          <w:rPr>
            <w:szCs w:val="18"/>
          </w:rPr>
          <w:delText>framework for novice</w:delText>
        </w:r>
        <w:r w:rsidR="009B34E0" w:rsidDel="00DF2A1E">
          <w:rPr>
            <w:szCs w:val="18"/>
          </w:rPr>
          <w:delText xml:space="preserve"> users that can be implem</w:delText>
        </w:r>
        <w:r w:rsidR="00BE0BE5" w:rsidDel="00DF2A1E">
          <w:rPr>
            <w:szCs w:val="18"/>
          </w:rPr>
          <w:delText xml:space="preserve">ented by local government </w:delText>
        </w:r>
      </w:del>
      <w:del w:id="123" w:author="Lauren Darr" w:date="2018-05-02T10:04:00Z">
        <w:r w:rsidR="00BE0BE5" w:rsidDel="00DF2A1E">
          <w:rPr>
            <w:szCs w:val="18"/>
          </w:rPr>
          <w:delText>agencies when the 2021 NIBRS standard goes into effect for all 18,000 law enforcement agencies around the United States</w:delText>
        </w:r>
        <w:r w:rsidR="00981EEC" w:rsidDel="00DF2A1E">
          <w:rPr>
            <w:szCs w:val="18"/>
          </w:rPr>
          <w:delText xml:space="preserve"> with the use of the City of Dallas</w:delText>
        </w:r>
        <w:r w:rsidR="00720126" w:rsidDel="00DF2A1E">
          <w:rPr>
            <w:szCs w:val="18"/>
          </w:rPr>
          <w:delText xml:space="preserve"> Police Open Data Police Incidents data</w:delText>
        </w:r>
        <w:r w:rsidR="00BE0BE5" w:rsidDel="00DF2A1E">
          <w:rPr>
            <w:szCs w:val="18"/>
          </w:rPr>
          <w:delText>.</w:delText>
        </w:r>
        <w:r w:rsidR="00EA0739" w:rsidDel="00DF2A1E">
          <w:rPr>
            <w:szCs w:val="18"/>
          </w:rPr>
          <w:delText xml:space="preserve"> We hope to conclude a general framework for </w:delText>
        </w:r>
      </w:del>
      <w:ins w:id="124" w:author="Crowder, Michael" w:date="2018-03-14T18:03:00Z">
        <w:del w:id="125" w:author="Lauren Darr" w:date="2018-05-02T10:04:00Z">
          <w:r w:rsidR="00F956D3" w:rsidDel="00DF2A1E">
            <w:rPr>
              <w:szCs w:val="18"/>
            </w:rPr>
            <w:delText>geo-</w:delText>
          </w:r>
        </w:del>
      </w:ins>
      <w:del w:id="126" w:author="Lauren Darr" w:date="2018-05-02T10:04:00Z">
        <w:r w:rsidR="00EA0739" w:rsidDel="00DF2A1E">
          <w:rPr>
            <w:szCs w:val="18"/>
          </w:rPr>
          <w:delText>visualizations for law enforcement agencies to educate the public of the work and services provided to them.</w:delText>
        </w:r>
      </w:del>
    </w:p>
    <w:p w14:paraId="6D03E3AD" w14:textId="77777777" w:rsidR="009B1D59" w:rsidRPr="009A3755" w:rsidRDefault="009B1D59" w:rsidP="003E1437">
      <w:pPr>
        <w:pStyle w:val="heading10"/>
        <w:outlineLvl w:val="0"/>
      </w:pPr>
      <w:r w:rsidRPr="009A3755">
        <w:t>1   Introduction</w:t>
      </w:r>
    </w:p>
    <w:p w14:paraId="49424627" w14:textId="19CB566C" w:rsidR="004804B1" w:rsidRDefault="004804B1" w:rsidP="003220EC">
      <w:pPr>
        <w:ind w:firstLine="0"/>
        <w:rPr>
          <w:ins w:id="127" w:author="Lauren Darr" w:date="2018-05-08T08:40:00Z"/>
        </w:rPr>
      </w:pPr>
      <w:commentRangeStart w:id="128"/>
      <w:ins w:id="129" w:author="Lauren Darr" w:date="2018-05-08T08:40:00Z">
        <w:r w:rsidRPr="00E639FD">
          <w:t>O</w:t>
        </w:r>
        <w:r>
          <w:t xml:space="preserve">pen </w:t>
        </w:r>
      </w:ins>
      <w:commentRangeEnd w:id="128"/>
      <w:r w:rsidR="00684552">
        <w:rPr>
          <w:rStyle w:val="CommentReference"/>
        </w:rPr>
        <w:commentReference w:id="128"/>
      </w:r>
      <w:ins w:id="130" w:author="Lauren Darr" w:date="2018-05-08T08:40:00Z">
        <w:r>
          <w:t xml:space="preserve">data is data that is freely available for use and redistribution by any individual without copyright </w:t>
        </w:r>
        <w:commentRangeStart w:id="131"/>
        <w:r>
          <w:t>restrictions</w:t>
        </w:r>
        <w:r>
          <w:rPr>
            <w:rStyle w:val="FootnoteReference"/>
          </w:rPr>
          <w:footnoteReference w:id="1"/>
        </w:r>
      </w:ins>
      <w:ins w:id="134" w:author="Lauren Darr" w:date="2018-05-08T10:50:00Z">
        <w:r w:rsidR="00064247">
          <w:t>.</w:t>
        </w:r>
      </w:ins>
      <w:ins w:id="135" w:author="Lauren Darr" w:date="2018-05-08T09:01:00Z">
        <w:r w:rsidR="0057170D">
          <w:t xml:space="preserve"> </w:t>
        </w:r>
      </w:ins>
      <w:commentRangeEnd w:id="131"/>
      <w:r w:rsidR="00A15B18">
        <w:rPr>
          <w:rStyle w:val="CommentReference"/>
        </w:rPr>
        <w:commentReference w:id="131"/>
      </w:r>
      <w:ins w:id="136" w:author="Daniel Engels" w:date="2018-06-09T08:23:00Z">
        <w:r w:rsidR="00381212">
          <w:t>START WITH THIS SENTENCE -&gt;</w:t>
        </w:r>
      </w:ins>
      <w:ins w:id="137" w:author="Daniel Engels" w:date="2018-06-09T09:06:00Z">
        <w:r w:rsidR="00ED70AE">
          <w:t xml:space="preserve"> </w:t>
        </w:r>
      </w:ins>
      <w:ins w:id="138" w:author="Lauren Darr" w:date="2018-05-08T09:02:00Z">
        <w:r w:rsidR="008B59EC">
          <w:t xml:space="preserve">Government agencies around the world are </w:t>
        </w:r>
      </w:ins>
      <w:ins w:id="139" w:author="Lauren Darr" w:date="2018-05-08T10:45:00Z">
        <w:r w:rsidR="00064247">
          <w:t xml:space="preserve">releasing government data </w:t>
        </w:r>
      </w:ins>
      <w:ins w:id="140" w:author="Lauren Darr" w:date="2018-05-08T09:02:00Z">
        <w:r w:rsidR="008B59EC">
          <w:t xml:space="preserve">in order to promote transparency, civic engagement, research and </w:t>
        </w:r>
      </w:ins>
      <w:ins w:id="141" w:author="Lauren Darr" w:date="2018-05-08T10:53:00Z">
        <w:r w:rsidR="00064247">
          <w:t xml:space="preserve">new </w:t>
        </w:r>
      </w:ins>
      <w:ins w:id="142" w:author="Lauren Darr" w:date="2018-05-08T09:02:00Z">
        <w:r w:rsidR="008B59EC">
          <w:t>services</w:t>
        </w:r>
      </w:ins>
      <w:ins w:id="143" w:author="Lauren Darr" w:date="2018-05-08T10:53:00Z">
        <w:r w:rsidR="00064247">
          <w:t xml:space="preserve"> t</w:t>
        </w:r>
      </w:ins>
      <w:ins w:id="144" w:author="Lauren Darr" w:date="2018-05-10T09:02:00Z">
        <w:r w:rsidR="00353E30">
          <w:t>hat</w:t>
        </w:r>
      </w:ins>
      <w:ins w:id="145" w:author="Lauren Darr" w:date="2018-05-08T10:54:00Z">
        <w:r w:rsidR="00064247">
          <w:t xml:space="preserve"> benefit </w:t>
        </w:r>
      </w:ins>
      <w:ins w:id="146" w:author="Lauren Darr" w:date="2018-05-08T09:03:00Z">
        <w:r w:rsidR="008B59EC">
          <w:t>communities [1].</w:t>
        </w:r>
      </w:ins>
      <w:ins w:id="147" w:author="Lauren Darr" w:date="2018-05-08T09:04:00Z">
        <w:r w:rsidR="008B59EC">
          <w:t xml:space="preserve"> In the United States (U.S.), the Federal Bureau of Investigation (FBI)</w:t>
        </w:r>
      </w:ins>
      <w:ins w:id="148" w:author="Lauren Darr" w:date="2018-05-08T10:45:00Z">
        <w:r w:rsidR="00064247">
          <w:t xml:space="preserve"> has used the Uniform Crime Reporting (UCR) program to pro</w:t>
        </w:r>
      </w:ins>
      <w:ins w:id="149" w:author="Lauren Darr" w:date="2018-05-08T10:46:00Z">
        <w:r w:rsidR="00064247">
          <w:t>mote transparency</w:t>
        </w:r>
      </w:ins>
      <w:ins w:id="150" w:author="Lauren Darr" w:date="2018-05-08T10:48:00Z">
        <w:r w:rsidR="00064247">
          <w:t xml:space="preserve"> and </w:t>
        </w:r>
      </w:ins>
      <w:ins w:id="151" w:author="Lauren Darr" w:date="2018-05-08T10:49:00Z">
        <w:r w:rsidR="00064247">
          <w:t xml:space="preserve">generate reliable crime statistics for the </w:t>
        </w:r>
      </w:ins>
      <w:ins w:id="152" w:author="Lauren Darr" w:date="2018-05-09T08:12:00Z">
        <w:r w:rsidR="0092457A">
          <w:t>U.S.</w:t>
        </w:r>
      </w:ins>
      <w:ins w:id="153" w:author="Lauren Darr" w:date="2018-05-08T10:49:00Z">
        <w:r w:rsidR="00064247">
          <w:t xml:space="preserve"> since </w:t>
        </w:r>
        <w:commentRangeStart w:id="154"/>
        <w:r w:rsidR="00064247">
          <w:t>1930</w:t>
        </w:r>
      </w:ins>
      <w:commentRangeEnd w:id="154"/>
      <w:r w:rsidR="0015658C">
        <w:rPr>
          <w:rStyle w:val="CommentReference"/>
        </w:rPr>
        <w:commentReference w:id="154"/>
      </w:r>
      <w:ins w:id="155" w:author="Lauren Darr" w:date="2018-05-08T10:49:00Z">
        <w:r w:rsidR="00064247">
          <w:rPr>
            <w:rStyle w:val="FootnoteReference"/>
          </w:rPr>
          <w:footnoteReference w:id="2"/>
        </w:r>
      </w:ins>
      <w:ins w:id="158" w:author="Lauren Darr" w:date="2018-05-08T10:50:00Z">
        <w:r w:rsidR="00064247">
          <w:t>.</w:t>
        </w:r>
      </w:ins>
      <w:ins w:id="159" w:author="Lauren Darr" w:date="2018-05-08T10:54:00Z">
        <w:r w:rsidR="00BD6B73">
          <w:t xml:space="preserve"> The current </w:t>
        </w:r>
      </w:ins>
      <w:ins w:id="160" w:author="Lauren Darr" w:date="2018-05-08T10:55:00Z">
        <w:r w:rsidR="00BD6B73">
          <w:t>UCR standard for</w:t>
        </w:r>
      </w:ins>
      <w:ins w:id="161" w:author="Daniel Engels" w:date="2018-06-09T09:08:00Z">
        <w:r w:rsidR="00952F50">
          <w:t xml:space="preserve"> Law Enforcement Agencies</w:t>
        </w:r>
      </w:ins>
      <w:ins w:id="162" w:author="Lauren Darr" w:date="2018-05-08T10:55:00Z">
        <w:r w:rsidR="00BD6B73">
          <w:t xml:space="preserve"> </w:t>
        </w:r>
      </w:ins>
      <w:ins w:id="163" w:author="Daniel Engels" w:date="2018-06-09T09:08:00Z">
        <w:r w:rsidR="00952F50">
          <w:t>(</w:t>
        </w:r>
      </w:ins>
      <w:commentRangeStart w:id="164"/>
      <w:ins w:id="165" w:author="Lauren Darr" w:date="2018-05-08T10:55:00Z">
        <w:r w:rsidR="00BD6B73">
          <w:t>LEAs</w:t>
        </w:r>
      </w:ins>
      <w:ins w:id="166" w:author="Daniel Engels" w:date="2018-06-09T09:08:00Z">
        <w:r w:rsidR="00952F50">
          <w:t>)</w:t>
        </w:r>
      </w:ins>
      <w:ins w:id="167" w:author="Lauren Darr" w:date="2018-05-08T10:55:00Z">
        <w:r w:rsidR="00BD6B73">
          <w:t xml:space="preserve"> </w:t>
        </w:r>
      </w:ins>
      <w:commentRangeEnd w:id="164"/>
      <w:r w:rsidR="00952F50">
        <w:rPr>
          <w:rStyle w:val="CommentReference"/>
        </w:rPr>
        <w:commentReference w:id="164"/>
      </w:r>
      <w:ins w:id="168" w:author="Lauren Darr" w:date="2018-05-08T10:55:00Z">
        <w:r w:rsidR="00BD6B73">
          <w:t xml:space="preserve">is </w:t>
        </w:r>
      </w:ins>
      <w:ins w:id="169" w:author="Lauren Darr" w:date="2018-05-08T10:56:00Z">
        <w:r w:rsidR="00BD6B73">
          <w:t>to report individual incidents via the</w:t>
        </w:r>
      </w:ins>
      <w:ins w:id="170" w:author="Lauren Darr" w:date="2018-05-09T08:11:00Z">
        <w:r w:rsidR="0044770C">
          <w:t xml:space="preserve"> National Incident </w:t>
        </w:r>
      </w:ins>
      <w:ins w:id="171" w:author="Lauren Darr" w:date="2018-05-09T08:12:00Z">
        <w:r w:rsidR="0092457A">
          <w:t>Based Reporting System</w:t>
        </w:r>
      </w:ins>
      <w:ins w:id="172" w:author="Lauren Darr" w:date="2018-05-08T10:56:00Z">
        <w:r w:rsidR="00BD6B73">
          <w:t xml:space="preserve"> </w:t>
        </w:r>
      </w:ins>
      <w:ins w:id="173" w:author="Lauren Darr" w:date="2018-05-09T08:12:00Z">
        <w:r w:rsidR="0092457A">
          <w:t>(</w:t>
        </w:r>
      </w:ins>
      <w:ins w:id="174" w:author="Lauren Darr" w:date="2018-05-08T10:56:00Z">
        <w:r w:rsidR="00BD6B73">
          <w:t>NIBRS</w:t>
        </w:r>
      </w:ins>
      <w:ins w:id="175" w:author="Lauren Darr" w:date="2018-05-09T08:12:00Z">
        <w:r w:rsidR="0092457A">
          <w:t>)</w:t>
        </w:r>
      </w:ins>
      <w:ins w:id="176" w:author="Lauren Darr" w:date="2018-05-08T10:56:00Z">
        <w:r w:rsidR="00BD6B73">
          <w:t>.</w:t>
        </w:r>
      </w:ins>
      <w:ins w:id="177" w:author="Lauren Darr" w:date="2018-05-08T10:57:00Z">
        <w:r w:rsidR="00BD6B73">
          <w:t xml:space="preserve"> </w:t>
        </w:r>
      </w:ins>
      <w:ins w:id="178" w:author="Lauren Darr" w:date="2018-05-08T11:12:00Z">
        <w:r w:rsidR="008D4BE3">
          <w:t xml:space="preserve">As </w:t>
        </w:r>
      </w:ins>
      <w:ins w:id="179" w:author="Lauren Darr" w:date="2018-05-08T10:57:00Z">
        <w:r w:rsidR="00BD6B73">
          <w:t>more LEAs conform to NIBRS</w:t>
        </w:r>
      </w:ins>
      <w:ins w:id="180" w:author="Lauren Darr" w:date="2018-05-09T08:23:00Z">
        <w:r w:rsidR="002C65C3">
          <w:t>,</w:t>
        </w:r>
      </w:ins>
      <w:ins w:id="181" w:author="Lauren Darr" w:date="2018-05-08T11:16:00Z">
        <w:r w:rsidR="008D4BE3">
          <w:t xml:space="preserve"> </w:t>
        </w:r>
      </w:ins>
      <w:ins w:id="182" w:author="Lauren Darr" w:date="2018-05-08T11:13:00Z">
        <w:r w:rsidR="008D4BE3">
          <w:t xml:space="preserve">there </w:t>
        </w:r>
      </w:ins>
      <w:ins w:id="183" w:author="Lauren Darr" w:date="2018-05-09T08:13:00Z">
        <w:r w:rsidR="0092457A">
          <w:t>is an increasing</w:t>
        </w:r>
      </w:ins>
      <w:ins w:id="184" w:author="Lauren Darr" w:date="2018-05-08T11:13:00Z">
        <w:r w:rsidR="008D4BE3">
          <w:t xml:space="preserve"> body of standardized incident reports available to </w:t>
        </w:r>
      </w:ins>
      <w:commentRangeStart w:id="185"/>
      <w:ins w:id="186" w:author="Lauren Darr" w:date="2018-05-08T11:14:00Z">
        <w:r w:rsidR="008D4BE3">
          <w:t xml:space="preserve">LEAs </w:t>
        </w:r>
      </w:ins>
      <w:commentRangeEnd w:id="185"/>
      <w:r w:rsidR="00952F50">
        <w:rPr>
          <w:rStyle w:val="CommentReference"/>
        </w:rPr>
        <w:commentReference w:id="185"/>
      </w:r>
      <w:ins w:id="187" w:author="Lauren Darr" w:date="2018-05-08T11:14:00Z">
        <w:r w:rsidR="008D4BE3">
          <w:t xml:space="preserve">and the public. </w:t>
        </w:r>
        <w:commentRangeStart w:id="188"/>
        <w:r w:rsidR="008D4BE3">
          <w:t>Incident based crime reports are raw in format</w:t>
        </w:r>
      </w:ins>
      <w:ins w:id="189" w:author="Lauren Darr" w:date="2018-05-09T08:33:00Z">
        <w:r w:rsidR="002C65C3">
          <w:t xml:space="preserve">, </w:t>
        </w:r>
      </w:ins>
      <w:ins w:id="190" w:author="Lauren Darr" w:date="2018-05-08T11:14:00Z">
        <w:r w:rsidR="008D4BE3">
          <w:t>not aggregated</w:t>
        </w:r>
      </w:ins>
      <w:ins w:id="191" w:author="Lauren Darr" w:date="2018-05-09T08:33:00Z">
        <w:r w:rsidR="002C65C3">
          <w:t xml:space="preserve"> like the former UCR </w:t>
        </w:r>
        <w:r w:rsidR="00F15BE1">
          <w:t xml:space="preserve">program </w:t>
        </w:r>
      </w:ins>
      <w:ins w:id="192" w:author="Lauren Darr" w:date="2018-05-09T09:42:00Z">
        <w:r w:rsidR="00731363">
          <w:t>reports</w:t>
        </w:r>
      </w:ins>
      <w:ins w:id="193" w:author="Lauren Darr" w:date="2018-05-08T11:14:00Z">
        <w:r w:rsidR="008D4BE3">
          <w:t xml:space="preserve">. </w:t>
        </w:r>
      </w:ins>
      <w:commentRangeEnd w:id="188"/>
      <w:r w:rsidR="00227296">
        <w:rPr>
          <w:rStyle w:val="CommentReference"/>
        </w:rPr>
        <w:commentReference w:id="188"/>
      </w:r>
      <w:ins w:id="194" w:author="Daniel Engels" w:date="2018-06-09T09:23:00Z">
        <w:r w:rsidR="00227296">
          <w:t>THIS IS A GOOD POINT FOR YOU TO SAY SOMETHING ABOUT VISUALIZING CRIME DATA PROVIDES SOME BENEFIT AND SHOULD BE DONE…BUT MAY BE HARD TO DO.</w:t>
        </w:r>
      </w:ins>
      <w:ins w:id="195" w:author="Lauren Darr" w:date="2018-05-08T11:14:00Z">
        <w:del w:id="196" w:author="Daniel Engels" w:date="2018-06-09T09:18:00Z">
          <w:r w:rsidR="008D4BE3" w:rsidDel="00AC779C">
            <w:delText>Thi</w:delText>
          </w:r>
        </w:del>
      </w:ins>
      <w:ins w:id="197" w:author="Lauren Darr" w:date="2018-05-08T11:15:00Z">
        <w:del w:id="198" w:author="Daniel Engels" w:date="2018-06-09T09:18:00Z">
          <w:r w:rsidR="008D4BE3" w:rsidDel="00AC779C">
            <w:delText xml:space="preserve">s format provides flexibility for exploring </w:delText>
          </w:r>
        </w:del>
      </w:ins>
      <w:ins w:id="199" w:author="Lauren Darr" w:date="2018-05-09T09:44:00Z">
        <w:del w:id="200" w:author="Daniel Engels" w:date="2018-06-09T09:18:00Z">
          <w:r w:rsidR="00731363" w:rsidDel="00AC779C">
            <w:delText>crime data</w:delText>
          </w:r>
        </w:del>
      </w:ins>
      <w:ins w:id="201" w:author="Lauren Darr" w:date="2018-05-08T11:15:00Z">
        <w:del w:id="202" w:author="Daniel Engels" w:date="2018-06-09T09:18:00Z">
          <w:r w:rsidR="008D4BE3" w:rsidDel="00AC779C">
            <w:delText>.</w:delText>
          </w:r>
        </w:del>
      </w:ins>
    </w:p>
    <w:p w14:paraId="0E8A2C00" w14:textId="538C52D4" w:rsidR="002C65C3" w:rsidRDefault="00F15BE1" w:rsidP="00A15B18">
      <w:pPr>
        <w:ind w:firstLine="270"/>
        <w:rPr>
          <w:ins w:id="203" w:author="Daniel Engels" w:date="2018-06-09T09:27:00Z"/>
        </w:rPr>
        <w:pPrChange w:id="204" w:author="Daniel Engels" w:date="2018-06-09T09:30:00Z">
          <w:pPr>
            <w:ind w:firstLine="709"/>
          </w:pPr>
        </w:pPrChange>
      </w:pPr>
      <w:commentRangeStart w:id="205"/>
      <w:ins w:id="206" w:author="Lauren Darr" w:date="2018-05-09T08:35:00Z">
        <w:r>
          <w:lastRenderedPageBreak/>
          <w:t xml:space="preserve">The </w:t>
        </w:r>
      </w:ins>
      <w:commentRangeEnd w:id="205"/>
      <w:r w:rsidR="00F673E2">
        <w:rPr>
          <w:rStyle w:val="CommentReference"/>
        </w:rPr>
        <w:commentReference w:id="205"/>
      </w:r>
      <w:commentRangeStart w:id="207"/>
      <w:ins w:id="208" w:author="Lauren Darr" w:date="2018-05-09T08:35:00Z">
        <w:r>
          <w:t xml:space="preserve">resources available to </w:t>
        </w:r>
      </w:ins>
      <w:ins w:id="209" w:author="Lauren Darr" w:date="2018-05-09T08:36:00Z">
        <w:r>
          <w:t xml:space="preserve">U.S. </w:t>
        </w:r>
      </w:ins>
      <w:ins w:id="210" w:author="Lauren Darr" w:date="2018-05-09T08:35:00Z">
        <w:r>
          <w:t xml:space="preserve">LEAs </w:t>
        </w:r>
      </w:ins>
      <w:ins w:id="211" w:author="Lauren Darr" w:date="2018-05-09T08:36:00Z">
        <w:r>
          <w:t xml:space="preserve">for </w:t>
        </w:r>
      </w:ins>
      <w:ins w:id="212" w:author="Lauren Darr" w:date="2018-05-09T08:35:00Z">
        <w:r>
          <w:t xml:space="preserve">crime data analysis </w:t>
        </w:r>
      </w:ins>
      <w:commentRangeEnd w:id="207"/>
      <w:r w:rsidR="00227296">
        <w:rPr>
          <w:rStyle w:val="CommentReference"/>
        </w:rPr>
        <w:commentReference w:id="207"/>
      </w:r>
      <w:ins w:id="213" w:author="Lauren Darr" w:date="2018-05-09T08:35:00Z">
        <w:r>
          <w:t xml:space="preserve">are wide ranging. </w:t>
        </w:r>
      </w:ins>
      <w:ins w:id="214" w:author="Lauren Darr" w:date="2018-05-09T08:31:00Z">
        <w:r w:rsidR="002C65C3">
          <w:t>T</w:t>
        </w:r>
      </w:ins>
      <w:ins w:id="215" w:author="Lauren Darr" w:date="2018-05-09T08:27:00Z">
        <w:r w:rsidR="002C65C3">
          <w:t xml:space="preserve">here are approximately 18,000 U.S. law enforcement agencies across federal, state, county, and local jurisdictions </w:t>
        </w:r>
        <w:r w:rsidR="002C65C3" w:rsidRPr="00F956D3">
          <w:t>[</w:t>
        </w:r>
      </w:ins>
      <w:ins w:id="216" w:author="Lauren Darr" w:date="2018-05-09T08:29:00Z">
        <w:r w:rsidR="002C65C3">
          <w:t>2</w:t>
        </w:r>
      </w:ins>
      <w:ins w:id="217" w:author="Lauren Darr" w:date="2018-05-09T08:27:00Z">
        <w:r w:rsidR="002C65C3" w:rsidRPr="00F956D3">
          <w:t>].</w:t>
        </w:r>
        <w:r w:rsidR="002C65C3">
          <w:t xml:space="preserve"> These agencies range in department size from 1-30,000 officers with the majority of agencies having 10 or fewer officers [</w:t>
        </w:r>
      </w:ins>
      <w:ins w:id="218" w:author="Lauren Darr" w:date="2018-05-09T08:29:00Z">
        <w:r w:rsidR="002C65C3">
          <w:t>2</w:t>
        </w:r>
      </w:ins>
      <w:ins w:id="219" w:author="Lauren Darr" w:date="2018-05-09T08:27:00Z">
        <w:r w:rsidR="002C65C3">
          <w:t>].</w:t>
        </w:r>
      </w:ins>
      <w:ins w:id="220" w:author="Lauren Darr" w:date="2018-05-09T10:47:00Z">
        <w:r w:rsidR="00AB2351">
          <w:t xml:space="preserve"> </w:t>
        </w:r>
      </w:ins>
      <w:ins w:id="221" w:author="Lauren Darr" w:date="2018-05-09T08:27:00Z">
        <w:r w:rsidR="002C65C3">
          <w:t>Furthermore, the fragmented nature of U.S. law enforcement as a collecti</w:t>
        </w:r>
      </w:ins>
      <w:ins w:id="222" w:author="Lauren Darr" w:date="2018-05-09T10:52:00Z">
        <w:r w:rsidR="00395B77">
          <w:t>on</w:t>
        </w:r>
      </w:ins>
      <w:ins w:id="223" w:author="Lauren Darr" w:date="2018-05-09T08:27:00Z">
        <w:r w:rsidR="002C65C3">
          <w:t xml:space="preserve"> of independent agencies </w:t>
        </w:r>
      </w:ins>
      <w:ins w:id="224" w:author="Lauren Darr" w:date="2018-05-10T09:45:00Z">
        <w:r w:rsidR="00A919BA">
          <w:t xml:space="preserve">makes </w:t>
        </w:r>
      </w:ins>
      <w:ins w:id="225" w:author="Lauren Darr" w:date="2018-05-09T08:27:00Z">
        <w:r w:rsidR="002C65C3">
          <w:t>the adoption of data handling practices</w:t>
        </w:r>
      </w:ins>
      <w:ins w:id="226" w:author="Lauren Darr" w:date="2018-05-09T10:47:00Z">
        <w:r w:rsidR="00395B77">
          <w:t xml:space="preserve"> </w:t>
        </w:r>
      </w:ins>
      <w:ins w:id="227" w:author="Lauren Darr" w:date="2018-05-09T08:27:00Z">
        <w:r w:rsidR="002C65C3">
          <w:t>disparate.</w:t>
        </w:r>
      </w:ins>
      <w:ins w:id="228" w:author="Lauren Darr" w:date="2018-05-09T10:56:00Z">
        <w:r w:rsidR="00395B77">
          <w:t xml:space="preserve"> </w:t>
        </w:r>
      </w:ins>
      <w:ins w:id="229" w:author="Lauren Darr" w:date="2018-05-09T11:00:00Z">
        <w:r w:rsidR="00C72ABA">
          <w:t xml:space="preserve">This paper </w:t>
        </w:r>
      </w:ins>
      <w:ins w:id="230" w:author="Lauren Darr" w:date="2018-05-09T11:01:00Z">
        <w:r w:rsidR="00C72ABA">
          <w:t xml:space="preserve">provides </w:t>
        </w:r>
      </w:ins>
      <w:ins w:id="231" w:author="Lauren Darr" w:date="2018-05-09T11:00:00Z">
        <w:r w:rsidR="00C72ABA">
          <w:t xml:space="preserve">an introductory </w:t>
        </w:r>
      </w:ins>
      <w:ins w:id="232" w:author="Lauren Darr" w:date="2018-05-09T11:32:00Z">
        <w:r w:rsidR="003B7CB0">
          <w:t xml:space="preserve">framework </w:t>
        </w:r>
      </w:ins>
      <w:ins w:id="233" w:author="Lauren Darr" w:date="2018-05-09T11:02:00Z">
        <w:r w:rsidR="00C72ABA">
          <w:t>for</w:t>
        </w:r>
      </w:ins>
      <w:ins w:id="234" w:author="Lauren Darr" w:date="2018-05-09T11:00:00Z">
        <w:r w:rsidR="00C72ABA">
          <w:t xml:space="preserve"> </w:t>
        </w:r>
      </w:ins>
      <w:ins w:id="235" w:author="Lauren Darr" w:date="2018-05-09T11:05:00Z">
        <w:r w:rsidR="00C72ABA">
          <w:t xml:space="preserve">data </w:t>
        </w:r>
      </w:ins>
      <w:ins w:id="236" w:author="Lauren Darr" w:date="2018-05-09T11:00:00Z">
        <w:r w:rsidR="00C72ABA">
          <w:t xml:space="preserve">visualization </w:t>
        </w:r>
      </w:ins>
      <w:ins w:id="237" w:author="Lauren Darr" w:date="2018-05-09T11:01:00Z">
        <w:r w:rsidR="00C72ABA">
          <w:t>that can be</w:t>
        </w:r>
      </w:ins>
      <w:ins w:id="238" w:author="Lauren Darr" w:date="2018-05-09T11:02:00Z">
        <w:r w:rsidR="00C72ABA">
          <w:t xml:space="preserve"> affordably adopted by LEAs </w:t>
        </w:r>
      </w:ins>
      <w:ins w:id="239" w:author="Lauren Darr" w:date="2018-05-09T12:25:00Z">
        <w:r w:rsidR="00E140E4">
          <w:t>and</w:t>
        </w:r>
      </w:ins>
      <w:ins w:id="240" w:author="Lauren Darr" w:date="2018-05-09T11:04:00Z">
        <w:r w:rsidR="00C72ABA">
          <w:t xml:space="preserve"> engaged citizens interested in exploring </w:t>
        </w:r>
      </w:ins>
      <w:ins w:id="241" w:author="Lauren Darr" w:date="2018-05-09T11:06:00Z">
        <w:r w:rsidR="00C72ABA">
          <w:t>geographical trends</w:t>
        </w:r>
      </w:ins>
      <w:ins w:id="242" w:author="Lauren Darr" w:date="2018-05-09T12:25:00Z">
        <w:r w:rsidR="00E140E4">
          <w:t xml:space="preserve"> in</w:t>
        </w:r>
      </w:ins>
      <w:ins w:id="243" w:author="Lauren Darr" w:date="2018-05-09T11:06:00Z">
        <w:r w:rsidR="00C72ABA">
          <w:t xml:space="preserve"> police incidents.</w:t>
        </w:r>
      </w:ins>
      <w:ins w:id="244" w:author="Lauren Darr" w:date="2018-05-09T11:07:00Z">
        <w:r w:rsidR="00C72ABA">
          <w:t xml:space="preserve"> </w:t>
        </w:r>
      </w:ins>
    </w:p>
    <w:p w14:paraId="49528075" w14:textId="06731BB1" w:rsidR="00227296" w:rsidRDefault="00227296" w:rsidP="00A15B18">
      <w:pPr>
        <w:ind w:firstLine="270"/>
        <w:rPr>
          <w:ins w:id="245" w:author="Daniel Engels" w:date="2018-06-09T09:24:00Z"/>
        </w:rPr>
        <w:pPrChange w:id="246" w:author="Daniel Engels" w:date="2018-06-09T09:30:00Z">
          <w:pPr>
            <w:ind w:firstLine="709"/>
          </w:pPr>
        </w:pPrChange>
      </w:pPr>
      <w:ins w:id="247" w:author="Daniel Engels" w:date="2018-06-09T09:27:00Z">
        <w:r>
          <w:t>WHAT PROBLEM ARE YOU SOLVING IN THIS PAPER? YOU HAVE NOT STATED A PROBLEM OR EVEN A PROBLEM DOMAIN. YOUR SECOND PARAGRAPH SHOULD STATE YOUR PROBLEM SPECIFICALLY.  YOUR FIRST PARAGRAPH SHOULD STATE YOUR PROBLEM DOMAIN (VISUALIZING CRIME DATA IS YOUR PROBLEM DOMAIN ACCORDING TO YOUR TITLE AND ABSTRACT).</w:t>
        </w:r>
      </w:ins>
    </w:p>
    <w:p w14:paraId="0FD3A492" w14:textId="1C768EC8" w:rsidR="00227296" w:rsidRDefault="00227296" w:rsidP="00A15B18">
      <w:pPr>
        <w:ind w:firstLine="270"/>
        <w:rPr>
          <w:ins w:id="248" w:author="Lauren Darr" w:date="2018-05-09T08:27:00Z"/>
        </w:rPr>
        <w:pPrChange w:id="249" w:author="Daniel Engels" w:date="2018-06-09T09:30:00Z">
          <w:pPr>
            <w:ind w:firstLine="709"/>
          </w:pPr>
        </w:pPrChange>
      </w:pPr>
      <w:ins w:id="250" w:author="Daniel Engels" w:date="2018-06-09T09:24:00Z">
        <w:r>
          <w:t xml:space="preserve">NEED 3-4 PARAGRAPHS THAT DEFINE YOUR SOLUTION APPROACH. THE INTRODUCTION IS AN EXECUTIVE SUMMARY OF YOUR WORK. SO, WHAT DID YOU DO? </w:t>
        </w:r>
      </w:ins>
    </w:p>
    <w:p w14:paraId="65C6A9B4" w14:textId="77777777" w:rsidR="004804B1" w:rsidRDefault="004804B1" w:rsidP="00A15B18">
      <w:pPr>
        <w:ind w:firstLine="270"/>
        <w:rPr>
          <w:ins w:id="251" w:author="Lauren Darr" w:date="2018-05-08T08:40:00Z"/>
        </w:rPr>
        <w:pPrChange w:id="252" w:author="Daniel Engels" w:date="2018-06-09T09:30:00Z">
          <w:pPr>
            <w:ind w:firstLine="0"/>
          </w:pPr>
        </w:pPrChange>
      </w:pPr>
      <w:ins w:id="253" w:author="Lauren Darr" w:date="2018-05-08T08:40:00Z">
        <w:r>
          <w:t>(Main results)</w:t>
        </w:r>
      </w:ins>
    </w:p>
    <w:p w14:paraId="116956F4" w14:textId="77777777" w:rsidR="004804B1" w:rsidRDefault="004804B1" w:rsidP="00A15B18">
      <w:pPr>
        <w:ind w:firstLine="270"/>
        <w:rPr>
          <w:ins w:id="254" w:author="Lauren Darr" w:date="2018-05-08T08:40:00Z"/>
        </w:rPr>
        <w:pPrChange w:id="255" w:author="Daniel Engels" w:date="2018-06-09T09:30:00Z">
          <w:pPr>
            <w:ind w:firstLine="0"/>
          </w:pPr>
        </w:pPrChange>
      </w:pPr>
      <w:ins w:id="256" w:author="Lauren Darr" w:date="2018-05-08T08:40:00Z">
        <w:r>
          <w:t>(Main Conclusions)</w:t>
        </w:r>
      </w:ins>
    </w:p>
    <w:p w14:paraId="11398C16" w14:textId="2B307D57" w:rsidR="00C902AE" w:rsidDel="000B1963" w:rsidRDefault="00CC06EC" w:rsidP="00A15B18">
      <w:pPr>
        <w:ind w:firstLine="270"/>
        <w:rPr>
          <w:ins w:id="257" w:author="Lauren Darr" w:date="2018-05-15T09:02:00Z"/>
          <w:del w:id="258" w:author="Daniel Engels" w:date="2018-06-09T09:45:00Z"/>
        </w:rPr>
        <w:pPrChange w:id="259" w:author="Daniel Engels" w:date="2018-06-09T09:30:00Z">
          <w:pPr>
            <w:ind w:firstLine="0"/>
          </w:pPr>
        </w:pPrChange>
      </w:pPr>
      <w:ins w:id="260" w:author="Lauren Darr" w:date="2018-05-09T11:39:00Z">
        <w:del w:id="261" w:author="Daniel Engels" w:date="2018-06-09T09:30:00Z">
          <w:r w:rsidDel="00A15B18">
            <w:tab/>
          </w:r>
        </w:del>
      </w:ins>
      <w:ins w:id="262" w:author="Lauren Darr" w:date="2018-05-15T08:47:00Z">
        <w:del w:id="263" w:author="Daniel Engels" w:date="2018-06-09T09:45:00Z">
          <w:r w:rsidR="00D24D7F" w:rsidDel="000B1963">
            <w:delText xml:space="preserve">First, this paper </w:delText>
          </w:r>
        </w:del>
      </w:ins>
      <w:ins w:id="264" w:author="Lauren Darr" w:date="2018-05-15T08:48:00Z">
        <w:del w:id="265" w:author="Daniel Engels" w:date="2018-06-09T09:45:00Z">
          <w:r w:rsidR="00D24D7F" w:rsidDel="000B1963">
            <w:delText xml:space="preserve">explores the history of open data and </w:delText>
          </w:r>
        </w:del>
      </w:ins>
      <w:ins w:id="266" w:author="Lauren Darr" w:date="2018-05-15T08:49:00Z">
        <w:del w:id="267" w:author="Daniel Engels" w:date="2018-06-09T09:45:00Z">
          <w:r w:rsidR="00D24D7F" w:rsidDel="000B1963">
            <w:delText xml:space="preserve">the </w:delText>
          </w:r>
        </w:del>
      </w:ins>
      <w:ins w:id="268" w:author="Lauren Darr" w:date="2018-05-15T08:48:00Z">
        <w:del w:id="269" w:author="Daniel Engels" w:date="2018-06-09T09:45:00Z">
          <w:r w:rsidR="00D24D7F" w:rsidDel="000B1963">
            <w:delText>importance of open data to</w:delText>
          </w:r>
        </w:del>
      </w:ins>
      <w:ins w:id="270" w:author="Lauren Darr" w:date="2018-05-15T08:49:00Z">
        <w:del w:id="271" w:author="Daniel Engels" w:date="2018-06-09T09:45:00Z">
          <w:r w:rsidR="00D24D7F" w:rsidDel="000B1963">
            <w:delText xml:space="preserve"> promoting the use of data analytics </w:delText>
          </w:r>
        </w:del>
      </w:ins>
      <w:ins w:id="272" w:author="Lauren Darr" w:date="2018-05-15T08:51:00Z">
        <w:del w:id="273" w:author="Daniel Engels" w:date="2018-06-09T09:45:00Z">
          <w:r w:rsidR="00D24D7F" w:rsidDel="000B1963">
            <w:delText>in new domains such as public safety</w:delText>
          </w:r>
        </w:del>
      </w:ins>
      <w:ins w:id="274" w:author="Lauren Darr" w:date="2018-05-15T08:52:00Z">
        <w:del w:id="275" w:author="Daniel Engels" w:date="2018-06-09T09:45:00Z">
          <w:r w:rsidR="006D4FF6" w:rsidDel="000B1963">
            <w:delText xml:space="preserve">. For the novice </w:delText>
          </w:r>
        </w:del>
      </w:ins>
      <w:ins w:id="276" w:author="Lauren Darr" w:date="2018-05-15T08:53:00Z">
        <w:del w:id="277" w:author="Daniel Engels" w:date="2018-06-09T09:45:00Z">
          <w:r w:rsidR="006D4FF6" w:rsidDel="000B1963">
            <w:delText xml:space="preserve">LEA or citizen </w:delText>
          </w:r>
        </w:del>
      </w:ins>
      <w:ins w:id="278" w:author="Lauren Darr" w:date="2018-05-15T08:52:00Z">
        <w:del w:id="279" w:author="Daniel Engels" w:date="2018-06-09T09:45:00Z">
          <w:r w:rsidR="006D4FF6" w:rsidDel="000B1963">
            <w:delText>data analyst</w:delText>
          </w:r>
        </w:del>
      </w:ins>
      <w:ins w:id="280" w:author="Lauren Darr" w:date="2018-05-15T08:55:00Z">
        <w:del w:id="281" w:author="Daniel Engels" w:date="2018-06-09T09:45:00Z">
          <w:r w:rsidR="006D4FF6" w:rsidDel="000B1963">
            <w:delText xml:space="preserve"> </w:delText>
          </w:r>
        </w:del>
      </w:ins>
      <w:ins w:id="282" w:author="Lauren Darr" w:date="2018-05-15T08:56:00Z">
        <w:del w:id="283" w:author="Daniel Engels" w:date="2018-06-09T09:45:00Z">
          <w:r w:rsidR="006D4FF6" w:rsidDel="000B1963">
            <w:delText>this paper explain</w:delText>
          </w:r>
        </w:del>
      </w:ins>
      <w:ins w:id="284" w:author="Lauren Darr" w:date="2018-05-15T08:57:00Z">
        <w:del w:id="285" w:author="Daniel Engels" w:date="2018-06-09T09:45:00Z">
          <w:r w:rsidR="006D4FF6" w:rsidDel="000B1963">
            <w:delText>s</w:delText>
          </w:r>
        </w:del>
      </w:ins>
      <w:ins w:id="286" w:author="Lauren Darr" w:date="2018-05-15T08:56:00Z">
        <w:del w:id="287" w:author="Daniel Engels" w:date="2018-06-09T09:45:00Z">
          <w:r w:rsidR="006D4FF6" w:rsidDel="000B1963">
            <w:delText xml:space="preserve"> the critical process of</w:delText>
          </w:r>
        </w:del>
      </w:ins>
      <w:ins w:id="288" w:author="Lauren Darr" w:date="2018-05-15T08:55:00Z">
        <w:del w:id="289" w:author="Daniel Engels" w:date="2018-06-09T09:45:00Z">
          <w:r w:rsidR="006D4FF6" w:rsidDel="000B1963">
            <w:delText xml:space="preserve"> exploratory data analysis (EDA).</w:delText>
          </w:r>
        </w:del>
      </w:ins>
      <w:ins w:id="290" w:author="Lauren Darr" w:date="2018-05-15T08:56:00Z">
        <w:del w:id="291" w:author="Daniel Engels" w:date="2018-06-09T09:45:00Z">
          <w:r w:rsidR="006D4FF6" w:rsidDel="000B1963">
            <w:delText xml:space="preserve"> Then,</w:delText>
          </w:r>
        </w:del>
      </w:ins>
      <w:ins w:id="292" w:author="Lauren Darr" w:date="2018-05-15T08:57:00Z">
        <w:del w:id="293" w:author="Daniel Engels" w:date="2018-06-09T09:45:00Z">
          <w:r w:rsidR="006D4FF6" w:rsidDel="000B1963">
            <w:delText xml:space="preserve"> the value of geographic visualizatio</w:delText>
          </w:r>
        </w:del>
      </w:ins>
      <w:ins w:id="294" w:author="Lauren Darr" w:date="2018-05-15T08:59:00Z">
        <w:del w:id="295" w:author="Daniel Engels" w:date="2018-06-09T09:45:00Z">
          <w:r w:rsidR="006D4FF6" w:rsidDel="000B1963">
            <w:delText>ns is discussed in the context of</w:delText>
          </w:r>
        </w:del>
      </w:ins>
      <w:ins w:id="296" w:author="Lauren Darr" w:date="2018-05-15T09:00:00Z">
        <w:del w:id="297" w:author="Daniel Engels" w:date="2018-06-09T09:45:00Z">
          <w:r w:rsidR="006D4FF6" w:rsidDel="000B1963">
            <w:delText xml:space="preserve"> </w:delText>
          </w:r>
        </w:del>
      </w:ins>
      <w:ins w:id="298" w:author="Lauren Darr" w:date="2018-05-15T09:01:00Z">
        <w:del w:id="299" w:author="Daniel Engels" w:date="2018-06-09T09:45:00Z">
          <w:r w:rsidR="006D4FF6" w:rsidDel="000B1963">
            <w:delText xml:space="preserve">the birth of </w:delText>
          </w:r>
        </w:del>
      </w:ins>
      <w:ins w:id="300" w:author="Lauren Darr" w:date="2018-05-15T09:00:00Z">
        <w:del w:id="301" w:author="Daniel Engels" w:date="2018-06-09T09:45:00Z">
          <w:r w:rsidR="006D4FF6" w:rsidDel="000B1963">
            <w:delText xml:space="preserve">computing </w:delText>
          </w:r>
        </w:del>
      </w:ins>
      <w:ins w:id="302" w:author="Lauren Darr" w:date="2018-05-15T08:59:00Z">
        <w:del w:id="303" w:author="Daniel Engels" w:date="2018-06-09T09:45:00Z">
          <w:r w:rsidR="006D4FF6" w:rsidDel="000B1963">
            <w:delText xml:space="preserve">and </w:delText>
          </w:r>
        </w:del>
      </w:ins>
      <w:ins w:id="304" w:author="Lauren Darr" w:date="2018-05-15T09:01:00Z">
        <w:del w:id="305" w:author="Daniel Engels" w:date="2018-06-09T09:45:00Z">
          <w:r w:rsidR="006D4FF6" w:rsidDel="000B1963">
            <w:delText xml:space="preserve">modern </w:delText>
          </w:r>
        </w:del>
      </w:ins>
      <w:ins w:id="306" w:author="Lauren Darr" w:date="2018-05-15T08:59:00Z">
        <w:del w:id="307" w:author="Daniel Engels" w:date="2018-06-09T09:45:00Z">
          <w:r w:rsidR="006D4FF6" w:rsidDel="000B1963">
            <w:delText>crime analytics.</w:delText>
          </w:r>
        </w:del>
      </w:ins>
      <w:ins w:id="308" w:author="Lauren Darr" w:date="2018-05-15T09:01:00Z">
        <w:del w:id="309" w:author="Daniel Engels" w:date="2018-06-09T09:45:00Z">
          <w:r w:rsidR="006D4FF6" w:rsidDel="000B1963">
            <w:delText xml:space="preserve"> </w:delText>
          </w:r>
        </w:del>
      </w:ins>
    </w:p>
    <w:p w14:paraId="67BFD95E" w14:textId="28BB74CC" w:rsidR="004804B1" w:rsidRDefault="00C902AE" w:rsidP="00A15B18">
      <w:pPr>
        <w:ind w:firstLine="270"/>
        <w:rPr>
          <w:ins w:id="310" w:author="Daniel Engels" w:date="2018-06-09T11:13:00Z"/>
        </w:rPr>
        <w:pPrChange w:id="311" w:author="Daniel Engels" w:date="2018-06-09T09:30:00Z">
          <w:pPr>
            <w:ind w:firstLine="0"/>
          </w:pPr>
        </w:pPrChange>
      </w:pPr>
      <w:ins w:id="312" w:author="Lauren Darr" w:date="2018-05-15T09:02:00Z">
        <w:del w:id="313" w:author="Daniel Engels" w:date="2018-06-09T09:30:00Z">
          <w:r w:rsidDel="00A15B18">
            <w:tab/>
          </w:r>
        </w:del>
        <w:del w:id="314" w:author="Daniel Engels" w:date="2018-06-09T09:45:00Z">
          <w:r w:rsidDel="000B1963">
            <w:delText xml:space="preserve">This paper moves on </w:delText>
          </w:r>
        </w:del>
      </w:ins>
      <w:ins w:id="315" w:author="Lauren Darr" w:date="2018-05-15T09:04:00Z">
        <w:del w:id="316" w:author="Daniel Engels" w:date="2018-06-09T09:45:00Z">
          <w:r w:rsidDel="000B1963">
            <w:delText>to describe</w:delText>
          </w:r>
        </w:del>
      </w:ins>
      <w:ins w:id="317" w:author="Lauren Darr" w:date="2018-05-15T09:02:00Z">
        <w:del w:id="318" w:author="Daniel Engels" w:date="2018-06-09T09:45:00Z">
          <w:r w:rsidDel="000B1963">
            <w:delText xml:space="preserve"> the</w:delText>
          </w:r>
        </w:del>
      </w:ins>
      <w:ins w:id="319" w:author="Lauren Darr" w:date="2018-05-15T09:04:00Z">
        <w:del w:id="320" w:author="Daniel Engels" w:date="2018-06-09T09:45:00Z">
          <w:r w:rsidDel="000B1963">
            <w:delText xml:space="preserve"> open source,</w:delText>
          </w:r>
        </w:del>
      </w:ins>
      <w:ins w:id="321" w:author="Lauren Darr" w:date="2018-05-15T09:02:00Z">
        <w:del w:id="322" w:author="Daniel Engels" w:date="2018-06-09T09:45:00Z">
          <w:r w:rsidDel="000B1963">
            <w:delText xml:space="preserve"> </w:delText>
          </w:r>
        </w:del>
      </w:ins>
      <w:ins w:id="323" w:author="Lauren Darr" w:date="2018-05-15T09:04:00Z">
        <w:del w:id="324" w:author="Daniel Engels" w:date="2018-06-09T09:45:00Z">
          <w:r w:rsidDel="000B1963">
            <w:delText xml:space="preserve">NIBRS compliant, incident data of </w:delText>
          </w:r>
        </w:del>
      </w:ins>
      <w:ins w:id="325" w:author="Lauren Darr" w:date="2018-05-15T09:05:00Z">
        <w:del w:id="326" w:author="Daniel Engels" w:date="2018-06-09T09:45:00Z">
          <w:r w:rsidDel="000B1963">
            <w:delText xml:space="preserve">the </w:delText>
          </w:r>
        </w:del>
      </w:ins>
      <w:ins w:id="327" w:author="Lauren Darr" w:date="2018-05-15T09:04:00Z">
        <w:del w:id="328" w:author="Daniel Engels" w:date="2018-06-09T09:45:00Z">
          <w:r w:rsidDel="000B1963">
            <w:delText>Dallas Police Department</w:delText>
          </w:r>
        </w:del>
      </w:ins>
      <w:ins w:id="329" w:author="Lauren Darr" w:date="2018-05-15T09:02:00Z">
        <w:del w:id="330" w:author="Daniel Engels" w:date="2018-06-09T09:45:00Z">
          <w:r w:rsidDel="000B1963">
            <w:delText xml:space="preserve"> used</w:delText>
          </w:r>
        </w:del>
      </w:ins>
      <w:ins w:id="331" w:author="Lauren Darr" w:date="2018-05-15T09:03:00Z">
        <w:del w:id="332" w:author="Daniel Engels" w:date="2018-06-09T09:45:00Z">
          <w:r w:rsidDel="000B1963">
            <w:delText xml:space="preserve"> to</w:delText>
          </w:r>
        </w:del>
      </w:ins>
      <w:ins w:id="333" w:author="Lauren Darr" w:date="2018-05-15T09:05:00Z">
        <w:del w:id="334" w:author="Daniel Engels" w:date="2018-06-09T09:45:00Z">
          <w:r w:rsidDel="000B1963">
            <w:delText xml:space="preserve"> build a</w:delText>
          </w:r>
        </w:del>
      </w:ins>
      <w:ins w:id="335" w:author="Lauren Darr" w:date="2018-05-15T09:06:00Z">
        <w:del w:id="336" w:author="Daniel Engels" w:date="2018-06-09T09:45:00Z">
          <w:r w:rsidDel="000B1963">
            <w:delText xml:space="preserve"> framework for geovisualization. The methods </w:delText>
          </w:r>
        </w:del>
      </w:ins>
      <w:ins w:id="337" w:author="Lauren Darr" w:date="2018-05-15T09:08:00Z">
        <w:del w:id="338" w:author="Daniel Engels" w:date="2018-06-09T09:45:00Z">
          <w:r w:rsidDel="000B1963">
            <w:delText xml:space="preserve">section breaks down the major steps that should be taken to </w:delText>
          </w:r>
        </w:del>
      </w:ins>
      <w:ins w:id="339" w:author="Lauren Darr" w:date="2018-05-15T09:09:00Z">
        <w:del w:id="340" w:author="Daniel Engels" w:date="2018-06-09T09:45:00Z">
          <w:r w:rsidDel="000B1963">
            <w:delText>generate a reliable police incident map. Be</w:delText>
          </w:r>
        </w:del>
      </w:ins>
      <w:ins w:id="341" w:author="Lauren Darr" w:date="2018-05-15T09:13:00Z">
        <w:del w:id="342" w:author="Daniel Engels" w:date="2018-06-09T09:45:00Z">
          <w:r w:rsidR="00C6559D" w:rsidDel="000B1963">
            <w:delText>yond</w:delText>
          </w:r>
        </w:del>
      </w:ins>
      <w:ins w:id="343" w:author="Lauren Darr" w:date="2018-05-15T09:09:00Z">
        <w:del w:id="344" w:author="Daniel Engels" w:date="2018-06-09T09:45:00Z">
          <w:r w:rsidDel="000B1963">
            <w:delText xml:space="preserve"> the</w:delText>
          </w:r>
        </w:del>
      </w:ins>
      <w:ins w:id="345" w:author="Lauren Darr" w:date="2018-05-15T09:10:00Z">
        <w:del w:id="346" w:author="Daniel Engels" w:date="2018-06-09T09:45:00Z">
          <w:r w:rsidDel="000B1963">
            <w:delText xml:space="preserve"> essential components of the framework, this paper </w:delText>
          </w:r>
        </w:del>
      </w:ins>
      <w:ins w:id="347" w:author="Lauren Darr" w:date="2018-05-15T09:11:00Z">
        <w:del w:id="348" w:author="Daniel Engels" w:date="2018-06-09T09:45:00Z">
          <w:r w:rsidDel="000B1963">
            <w:delText>lends examples of</w:delText>
          </w:r>
        </w:del>
      </w:ins>
      <w:ins w:id="349" w:author="Lauren Darr" w:date="2018-05-15T09:10:00Z">
        <w:del w:id="350" w:author="Daniel Engels" w:date="2018-06-09T09:45:00Z">
          <w:r w:rsidDel="000B1963">
            <w:delText xml:space="preserve"> specific </w:delText>
          </w:r>
        </w:del>
      </w:ins>
      <w:ins w:id="351" w:author="Lauren Darr" w:date="2018-05-15T09:14:00Z">
        <w:del w:id="352" w:author="Daniel Engels" w:date="2018-06-09T09:45:00Z">
          <w:r w:rsidR="00C6559D" w:rsidDel="000B1963">
            <w:delText xml:space="preserve">open source software and </w:delText>
          </w:r>
        </w:del>
      </w:ins>
      <w:ins w:id="353" w:author="Lauren Darr" w:date="2018-05-15T09:16:00Z">
        <w:del w:id="354" w:author="Daniel Engels" w:date="2018-06-09T09:45:00Z">
          <w:r w:rsidR="00C6559D" w:rsidDel="000B1963">
            <w:delText>code</w:delText>
          </w:r>
        </w:del>
      </w:ins>
      <w:ins w:id="355" w:author="Lauren Darr" w:date="2018-05-15T09:17:00Z">
        <w:del w:id="356" w:author="Daniel Engels" w:date="2018-06-09T09:45:00Z">
          <w:r w:rsidR="00C6559D" w:rsidDel="000B1963">
            <w:delText xml:space="preserve"> that can be reused</w:delText>
          </w:r>
        </w:del>
      </w:ins>
      <w:ins w:id="357" w:author="Lauren Darr" w:date="2018-05-15T09:18:00Z">
        <w:del w:id="358" w:author="Daniel Engels" w:date="2018-06-09T09:45:00Z">
          <w:r w:rsidR="00C6559D" w:rsidDel="000B1963">
            <w:delText xml:space="preserve"> by novice crime analysts.</w:delText>
          </w:r>
        </w:del>
      </w:ins>
      <w:ins w:id="359" w:author="Lauren Darr" w:date="2018-05-15T09:19:00Z">
        <w:del w:id="360" w:author="Daniel Engels" w:date="2018-06-09T09:45:00Z">
          <w:r w:rsidR="00C6559D" w:rsidDel="000B1963">
            <w:delText xml:space="preserve"> </w:delText>
          </w:r>
        </w:del>
      </w:ins>
      <w:ins w:id="361" w:author="Lauren Darr" w:date="2018-05-15T09:18:00Z">
        <w:del w:id="362" w:author="Daniel Engels" w:date="2018-06-09T09:45:00Z">
          <w:r w:rsidR="00C6559D" w:rsidDel="000B1963">
            <w:delText xml:space="preserve"> </w:delText>
          </w:r>
        </w:del>
      </w:ins>
      <w:ins w:id="363" w:author="Lauren Darr" w:date="2018-05-15T09:11:00Z">
        <w:del w:id="364" w:author="Daniel Engels" w:date="2018-06-09T09:45:00Z">
          <w:r w:rsidDel="000B1963">
            <w:delText xml:space="preserve">  </w:delText>
          </w:r>
        </w:del>
      </w:ins>
      <w:ins w:id="365" w:author="Lauren Darr" w:date="2018-05-15T09:06:00Z">
        <w:del w:id="366" w:author="Daniel Engels" w:date="2018-06-09T09:45:00Z">
          <w:r w:rsidDel="000B1963">
            <w:delText xml:space="preserve">  </w:delText>
          </w:r>
        </w:del>
      </w:ins>
      <w:ins w:id="367" w:author="Daniel Engels" w:date="2018-06-09T09:45:00Z">
        <w:r w:rsidR="00243200">
          <w:t>DON’T WRITE THE PAPER OUTLINE AS A NARRATIVE. GIVE SPECIFIC SECTION NUMBERS. EG. IN SECTION 2 WE PRESENT A HISTORY OF OPEN DATA. IN SECTION 3 WE</w:t>
        </w:r>
      </w:ins>
      <w:ins w:id="368" w:author="Daniel Engels" w:date="2018-06-09T09:48:00Z">
        <w:r w:rsidR="00243200">
          <w:t>…</w:t>
        </w:r>
      </w:ins>
    </w:p>
    <w:p w14:paraId="3A7C8349" w14:textId="55C564CE" w:rsidR="000162D7" w:rsidRDefault="000162D7" w:rsidP="00A15B18">
      <w:pPr>
        <w:ind w:firstLine="270"/>
        <w:rPr>
          <w:ins w:id="369" w:author="Daniel Engels" w:date="2018-06-09T11:13:00Z"/>
        </w:rPr>
        <w:pPrChange w:id="370" w:author="Daniel Engels" w:date="2018-06-09T09:30:00Z">
          <w:pPr>
            <w:ind w:firstLine="0"/>
          </w:pPr>
        </w:pPrChange>
      </w:pPr>
    </w:p>
    <w:p w14:paraId="10B91226" w14:textId="3388CC88" w:rsidR="000162D7" w:rsidRDefault="000162D7" w:rsidP="00A15B18">
      <w:pPr>
        <w:ind w:firstLine="270"/>
        <w:rPr>
          <w:ins w:id="371" w:author="Lauren Darr" w:date="2018-05-08T08:40:00Z"/>
        </w:rPr>
        <w:pPrChange w:id="372" w:author="Daniel Engels" w:date="2018-06-09T09:30:00Z">
          <w:pPr>
            <w:ind w:firstLine="0"/>
          </w:pPr>
        </w:pPrChange>
      </w:pPr>
      <w:ins w:id="373" w:author="Daniel Engels" w:date="2018-06-09T11:13:00Z">
        <w:r>
          <w:t xml:space="preserve">THE ORDER OF YOUR BACKGROUND SECTIONS IS NOT CORRECT. THE MOST IMPORTANT INFORMATION COMES FIRST. THE HISTORY OF </w:t>
        </w:r>
      </w:ins>
      <w:ins w:id="374" w:author="Daniel Engels" w:date="2018-06-09T11:14:00Z">
        <w:r>
          <w:t>OPEN DATA, OR EVEN INFORMATION ON OPEN DATA</w:t>
        </w:r>
      </w:ins>
      <w:ins w:id="375" w:author="Daniel Engels" w:date="2018-06-09T11:15:00Z">
        <w:r>
          <w:t xml:space="preserve"> IN GENERAL</w:t>
        </w:r>
      </w:ins>
      <w:ins w:id="376" w:author="Daniel Engels" w:date="2018-06-09T11:14:00Z">
        <w:r>
          <w:t>, IS NOT IMPORTANT TO YOUR PROBLEM</w:t>
        </w:r>
      </w:ins>
      <w:ins w:id="377" w:author="Daniel Engels" w:date="2018-06-09T11:15:00Z">
        <w:r>
          <w:t xml:space="preserve"> OR YOUR SOLUTION. YOUR PROBLEM AND SOLUTION FOCUS ON A FRAMEWORK FOR VISUALIZATION OF DATA (OPEN OR NOT). YOU SHOULD PROBABLY START WITH VISUALIZATIONS AND FRAMEWORKS. WEAVE IN OPEN DATA AND THEN HAVE A </w:t>
        </w:r>
      </w:ins>
      <w:ins w:id="378" w:author="Daniel Engels" w:date="2018-06-09T11:22:00Z">
        <w:r w:rsidR="00EF04B5">
          <w:t xml:space="preserve">SINGLE </w:t>
        </w:r>
      </w:ins>
      <w:ins w:id="379" w:author="Daniel Engels" w:date="2018-06-09T11:15:00Z">
        <w:r>
          <w:t xml:space="preserve">SECTION ON THE DATA YOU USE FOR YOUR DEMONSTRATION OF YOUR FRAMEWORK. </w:t>
        </w:r>
      </w:ins>
      <w:ins w:id="380" w:author="Daniel Engels" w:date="2018-06-09T11:23:00Z">
        <w:r w:rsidR="00EF04B5">
          <w:t>YOU SEEM TO HAVE DATA INFORMATION IN MULTIPLE PLACES.</w:t>
        </w:r>
      </w:ins>
    </w:p>
    <w:p w14:paraId="4602DFE3" w14:textId="77777777" w:rsidR="003220EC" w:rsidDel="00B7190D" w:rsidRDefault="003220EC" w:rsidP="003220EC">
      <w:pPr>
        <w:ind w:firstLine="0"/>
        <w:rPr>
          <w:ins w:id="381" w:author="Crowder, Michael" w:date="2018-03-14T19:54:00Z"/>
          <w:del w:id="382" w:author="Lauren Darr" w:date="2018-05-09T12:10:00Z"/>
        </w:rPr>
      </w:pPr>
    </w:p>
    <w:p w14:paraId="7753E127" w14:textId="77777777" w:rsidR="00A7643E" w:rsidDel="00C47BDC" w:rsidRDefault="00A7643E" w:rsidP="003220EC">
      <w:pPr>
        <w:ind w:firstLine="0"/>
        <w:rPr>
          <w:ins w:id="383" w:author="Crowder, Michael" w:date="2018-03-14T19:54:00Z"/>
          <w:del w:id="384" w:author="Lauren Darr" w:date="2018-05-02T12:04:00Z"/>
        </w:rPr>
      </w:pPr>
    </w:p>
    <w:p w14:paraId="67F17F44" w14:textId="77777777" w:rsidR="00260A6C" w:rsidDel="00B7190D" w:rsidRDefault="00A7643E" w:rsidP="00A7643E">
      <w:pPr>
        <w:ind w:firstLine="0"/>
        <w:rPr>
          <w:ins w:id="385" w:author="Crowder, Michael" w:date="2018-03-14T19:54:00Z"/>
          <w:del w:id="386" w:author="Lauren Darr" w:date="2018-05-09T12:10:00Z"/>
        </w:rPr>
      </w:pPr>
      <w:ins w:id="387" w:author="Crowder, Michael" w:date="2018-03-14T19:54:00Z">
        <w:del w:id="388" w:author="Lauren Darr" w:date="2018-05-09T12:10:00Z">
          <w:r w:rsidDel="00B7190D">
            <w:delText>A majority of the population does not actively execute data exploration methods in their daily life. Another barrier to understanding is the need for more education in the realm of data and statistics so that citizens can evaluate and make judgements about the validity of claims [8]. These two potential issues leave us with a problem that this paper tries to solve at least in terms of the geovisual aspect of data exploration by a novice user.</w:delText>
          </w:r>
        </w:del>
      </w:ins>
    </w:p>
    <w:p w14:paraId="36AC3556" w14:textId="77777777" w:rsidR="00895E5A" w:rsidDel="00780CEF" w:rsidRDefault="00CB44BE" w:rsidP="003E1437">
      <w:pPr>
        <w:ind w:firstLine="0"/>
        <w:outlineLvl w:val="0"/>
        <w:rPr>
          <w:del w:id="389" w:author="Lauren Darr" w:date="2018-03-12T22:42:00Z"/>
        </w:rPr>
      </w:pPr>
      <w:del w:id="390" w:author="Lauren Darr" w:date="2018-03-08T15:03:00Z">
        <w:r w:rsidDel="00532D9B">
          <w:delText xml:space="preserve">Much of the work on </w:delText>
        </w:r>
      </w:del>
      <w:del w:id="391" w:author="Lauren Darr" w:date="2018-03-09T16:50:00Z">
        <w:r w:rsidDel="002C16D7">
          <w:delText xml:space="preserve">Open Data is still new and developing fast [1]. Open </w:delText>
        </w:r>
      </w:del>
      <w:del w:id="392" w:author="Lauren Darr" w:date="2018-03-09T17:10:00Z">
        <w:r w:rsidDel="0033784F">
          <w:delText xml:space="preserve">data in government enables transparency between government and its citizens. </w:delText>
        </w:r>
      </w:del>
      <w:del w:id="393" w:author="Lauren Darr" w:date="2018-05-09T12:09:00Z">
        <w:r w:rsidR="005527BC" w:rsidDel="00B7190D">
          <w:delText xml:space="preserve">For open data in government to </w:delText>
        </w:r>
      </w:del>
      <w:del w:id="394" w:author="Lauren Darr" w:date="2018-03-09T17:11:00Z">
        <w:r w:rsidR="005527BC" w:rsidDel="0033784F">
          <w:delText>work</w:delText>
        </w:r>
      </w:del>
      <w:del w:id="395" w:author="Lauren Darr" w:date="2018-05-09T12:09:00Z">
        <w:r w:rsidR="005527BC" w:rsidDel="00B7190D">
          <w:delText xml:space="preserve"> as intended </w:delText>
        </w:r>
      </w:del>
      <w:del w:id="396" w:author="Lauren Darr" w:date="2018-03-09T17:11:00Z">
        <w:r w:rsidR="005527BC" w:rsidDel="0033784F">
          <w:delText xml:space="preserve">we </w:delText>
        </w:r>
      </w:del>
      <w:del w:id="397" w:author="Lauren Darr" w:date="2018-05-09T12:09:00Z">
        <w:r w:rsidR="005527BC" w:rsidDel="00B7190D">
          <w:delText xml:space="preserve">need </w:delText>
        </w:r>
      </w:del>
      <w:del w:id="398" w:author="Lauren Darr" w:date="2018-03-09T17:11:00Z">
        <w:r w:rsidR="005527BC" w:rsidDel="0033784F">
          <w:delText>two parties to provide those resources</w:delText>
        </w:r>
      </w:del>
      <w:del w:id="399" w:author="Lauren Darr" w:date="2018-05-09T12:09:00Z">
        <w:r w:rsidR="005527BC" w:rsidDel="00B7190D">
          <w:delText xml:space="preserve">. </w:delText>
        </w:r>
      </w:del>
      <w:del w:id="400" w:author="Lauren Darr" w:date="2018-03-09T17:13:00Z">
        <w:r w:rsidR="005527BC" w:rsidDel="0033784F">
          <w:delText>One of those resources is</w:delText>
        </w:r>
      </w:del>
      <w:del w:id="401" w:author="Lauren Darr" w:date="2018-03-09T17:14:00Z">
        <w:r w:rsidR="005527BC" w:rsidDel="0033784F">
          <w:delText xml:space="preserve"> i</w:delText>
        </w:r>
      </w:del>
      <w:del w:id="402" w:author="Lauren Darr" w:date="2018-05-09T12:09:00Z">
        <w:r w:rsidR="005527BC" w:rsidDel="00B7190D">
          <w:delText xml:space="preserve">nformation from a government agency. </w:delText>
        </w:r>
      </w:del>
      <w:del w:id="403" w:author="Lauren Darr" w:date="2018-03-09T17:16:00Z">
        <w:r w:rsidR="005527BC" w:rsidRPr="00C23C29" w:rsidDel="00412B3D">
          <w:rPr>
            <w:highlight w:val="yellow"/>
            <w:rPrChange w:id="404" w:author="Lauren Darr" w:date="2018-03-09T17:29:00Z">
              <w:rPr/>
            </w:rPrChange>
          </w:rPr>
          <w:delText>In</w:delText>
        </w:r>
      </w:del>
      <w:del w:id="405" w:author="Lauren Darr" w:date="2018-03-09T17:30:00Z">
        <w:r w:rsidR="005527BC" w:rsidDel="00C23C29">
          <w:delText xml:space="preserve"> </w:delText>
        </w:r>
      </w:del>
      <w:del w:id="406" w:author="Lauren Darr" w:date="2018-03-09T17:14:00Z">
        <w:r w:rsidR="005527BC" w:rsidDel="0033784F">
          <w:delText xml:space="preserve">our case </w:delText>
        </w:r>
      </w:del>
      <w:del w:id="407" w:author="Lauren Darr" w:date="2018-03-09T17:15:00Z">
        <w:r w:rsidR="005527BC" w:rsidDel="00412B3D">
          <w:delText xml:space="preserve">this </w:delText>
        </w:r>
      </w:del>
      <w:del w:id="408" w:author="Lauren Darr" w:date="2018-03-09T17:14:00Z">
        <w:r w:rsidR="005527BC" w:rsidDel="0033784F">
          <w:delText xml:space="preserve">is </w:delText>
        </w:r>
      </w:del>
      <w:del w:id="409" w:author="Lauren Darr" w:date="2018-05-09T12:09:00Z">
        <w:r w:rsidR="005527BC" w:rsidDel="00B7190D">
          <w:delText>NIBRS data provided by most larger law enforcement agencies currently, and by 2021 by the rest of the nation’s law enforcement agencies. The second part is data, or statistical literacy of the public who would consume this data. A majority of</w:delText>
        </w:r>
        <w:r w:rsidR="00C2667C" w:rsidDel="00B7190D">
          <w:delText xml:space="preserve"> the population does not activel</w:delText>
        </w:r>
        <w:r w:rsidR="005527BC" w:rsidDel="00B7190D">
          <w:delText>y execute data exploration methods in their daily life. Another barrier to understanding is the need for more education in the realm of data and statistics</w:delText>
        </w:r>
        <w:r w:rsidR="001F15BC" w:rsidDel="00B7190D">
          <w:delText xml:space="preserve"> so that citizens can evaluate and make judgements about the validity of claims [2]. These two potential issues leave us with a problem that this paper tries to solve at least in terms of the visual aspect of data exploration by a novice user.</w:delText>
        </w:r>
      </w:del>
    </w:p>
    <w:p w14:paraId="0786F1B9" w14:textId="48E2891E" w:rsidR="00C47BDC" w:rsidRDefault="004B6218" w:rsidP="00C47BDC">
      <w:pPr>
        <w:pStyle w:val="heading10"/>
        <w:outlineLvl w:val="0"/>
        <w:rPr>
          <w:ins w:id="410" w:author="Lauren Darr" w:date="2018-05-09T12:10:00Z"/>
        </w:rPr>
      </w:pPr>
      <w:ins w:id="411" w:author="Lauren Darr" w:date="2018-05-04T12:02:00Z">
        <w:r>
          <w:t>2</w:t>
        </w:r>
      </w:ins>
      <w:ins w:id="412" w:author="Lauren Darr" w:date="2018-05-02T12:07:00Z">
        <w:r w:rsidR="00C47BDC" w:rsidRPr="009A3755">
          <w:t xml:space="preserve">  </w:t>
        </w:r>
      </w:ins>
      <w:ins w:id="413" w:author="Lauren Darr" w:date="2018-05-04T12:04:00Z">
        <w:r>
          <w:t xml:space="preserve"> </w:t>
        </w:r>
      </w:ins>
      <w:ins w:id="414" w:author="Lauren Darr" w:date="2018-05-02T12:07:00Z">
        <w:del w:id="415" w:author="Daniel Engels" w:date="2018-06-09T11:14:00Z">
          <w:r w:rsidR="00C47BDC" w:rsidDel="000162D7">
            <w:delText xml:space="preserve">History of </w:delText>
          </w:r>
        </w:del>
        <w:del w:id="416" w:author="Daniel Engels" w:date="2018-06-09T09:33:00Z">
          <w:r w:rsidR="00C47BDC" w:rsidDel="00177A85">
            <w:delText>o</w:delText>
          </w:r>
        </w:del>
      </w:ins>
      <w:ins w:id="417" w:author="Daniel Engels" w:date="2018-06-09T09:33:00Z">
        <w:r w:rsidR="00177A85">
          <w:t>O</w:t>
        </w:r>
      </w:ins>
      <w:ins w:id="418" w:author="Lauren Darr" w:date="2018-05-02T12:07:00Z">
        <w:r w:rsidR="00C47BDC">
          <w:t xml:space="preserve">pen </w:t>
        </w:r>
        <w:del w:id="419" w:author="Daniel Engels" w:date="2018-06-09T09:33:00Z">
          <w:r w:rsidR="00C47BDC" w:rsidDel="00177A85">
            <w:delText>d</w:delText>
          </w:r>
        </w:del>
      </w:ins>
      <w:ins w:id="420" w:author="Daniel Engels" w:date="2018-06-09T09:33:00Z">
        <w:r w:rsidR="00177A85">
          <w:t>D</w:t>
        </w:r>
      </w:ins>
      <w:ins w:id="421" w:author="Lauren Darr" w:date="2018-05-02T12:07:00Z">
        <w:r w:rsidR="00C47BDC">
          <w:t>ata</w:t>
        </w:r>
      </w:ins>
    </w:p>
    <w:p w14:paraId="5EF3F2A3" w14:textId="6A11C64F" w:rsidR="00596699" w:rsidRDefault="00B7190D" w:rsidP="00B7190D">
      <w:pPr>
        <w:ind w:firstLine="0"/>
        <w:rPr>
          <w:ins w:id="422" w:author="Daniel Engels" w:date="2018-06-09T11:23:00Z"/>
        </w:rPr>
      </w:pPr>
      <w:ins w:id="423" w:author="Lauren Darr" w:date="2018-05-09T12:10:00Z">
        <w:r w:rsidRPr="00D02CD2">
          <w:t>The</w:t>
        </w:r>
      </w:ins>
      <w:ins w:id="424" w:author="Lauren Darr" w:date="2018-05-09T12:34:00Z">
        <w:r w:rsidR="004A0958">
          <w:t xml:space="preserve"> </w:t>
        </w:r>
      </w:ins>
      <w:ins w:id="425" w:author="Lauren Darr" w:date="2018-05-09T12:10:00Z">
        <w:r w:rsidRPr="00D02CD2">
          <w:t>open data movement came on the heels of Internet globalization and is still developing rapidly [1]. In 2007 prominent academics and open data champions met to outline the guiding principles of open public dat</w:t>
        </w:r>
      </w:ins>
      <w:ins w:id="426" w:author="Lauren Darr" w:date="2018-05-09T12:28:00Z">
        <w:r w:rsidR="00E140E4">
          <w:t>a</w:t>
        </w:r>
        <w:r w:rsidR="00E140E4">
          <w:rPr>
            <w:rStyle w:val="FootnoteReference"/>
          </w:rPr>
          <w:footnoteReference w:id="3"/>
        </w:r>
      </w:ins>
      <w:ins w:id="429" w:author="Lauren Darr" w:date="2018-05-09T12:10:00Z">
        <w:r w:rsidRPr="00D02CD2">
          <w:t xml:space="preserve">. In 2013, the </w:t>
        </w:r>
      </w:ins>
      <w:ins w:id="430" w:author="Lauren Darr" w:date="2018-05-09T12:34:00Z">
        <w:r w:rsidR="004A0958">
          <w:t>U.S.</w:t>
        </w:r>
      </w:ins>
      <w:ins w:id="431" w:author="Lauren Darr" w:date="2018-05-09T12:10:00Z">
        <w:r w:rsidRPr="00D02CD2">
          <w:t xml:space="preserve"> government formally recognized open public data as a valuable national resource in a memorandum to the heads of executive departments and agencies titled “M-13-13 Open Data Policy-Managing Information as an Asset” [3]. The motivation behind the memo was to make </w:t>
        </w:r>
        <w:r w:rsidRPr="00D02CD2">
          <w:lastRenderedPageBreak/>
          <w:t>information resources accessible, discoverable and usable by the public [3]. As one of the key pillars defined in the memo, accessibility suggests that open data must be made available in convenient, modifiable and open formats. These formats must be machine-readable and should be made available to the widest range of users for the widest range of purposes [3]. The larger goal of open data is to promote transparency in democratic governments, citizen participation, and drive innovation that can ultimately generate economic value</w:t>
        </w:r>
      </w:ins>
      <w:ins w:id="432" w:author="Lauren Darr" w:date="2018-05-09T13:22:00Z">
        <w:r w:rsidR="007577D8">
          <w:rPr>
            <w:rStyle w:val="FootnoteReference"/>
          </w:rPr>
          <w:footnoteReference w:id="4"/>
        </w:r>
      </w:ins>
      <w:ins w:id="439" w:author="Lauren Darr" w:date="2018-05-09T12:10:00Z">
        <w:r w:rsidRPr="00D02CD2">
          <w:t>.</w:t>
        </w:r>
      </w:ins>
    </w:p>
    <w:p w14:paraId="46F1B88A" w14:textId="4970087A" w:rsidR="00EF04B5" w:rsidRDefault="00EF04B5" w:rsidP="00B7190D">
      <w:pPr>
        <w:ind w:firstLine="0"/>
        <w:rPr>
          <w:ins w:id="440" w:author="Lauren Darr" w:date="2018-05-09T13:25:00Z"/>
        </w:rPr>
      </w:pPr>
      <w:ins w:id="441" w:author="Daniel Engels" w:date="2018-06-09T11:23:00Z">
        <w:r>
          <w:t>YOU SEEM TO HAVE JUST A SINGLE PARAGRAPH ON THE HISTORY, THEN YOU GO INTO YOUR INTENDED DATA SET EVEN THOUGH THIS ISN</w:t>
        </w:r>
      </w:ins>
      <w:ins w:id="442" w:author="Daniel Engels" w:date="2018-06-09T11:24:00Z">
        <w:r>
          <w:t xml:space="preserve">’T THE DATA SET THAT YOU USE. WHY IS THIS HISTORY IMPORTANT TO THE READER? LIKELY BETTER INTEGRATED INTO THE SECTION ON THE DATA INSTEAD OF AS A SECTION ALL BY ITSELF. SIMILARLY WITH THE FOLLOWING PARAGRAPH </w:t>
        </w:r>
      </w:ins>
    </w:p>
    <w:p w14:paraId="4FB04C67" w14:textId="466B0572" w:rsidR="00B7190D" w:rsidRPr="007249AD" w:rsidRDefault="00596699">
      <w:pPr>
        <w:ind w:firstLine="0"/>
        <w:rPr>
          <w:ins w:id="443" w:author="Lauren Darr" w:date="2018-05-02T12:07:00Z"/>
        </w:rPr>
        <w:pPrChange w:id="444" w:author="Lauren Darr" w:date="2018-05-09T12:10:00Z">
          <w:pPr>
            <w:pStyle w:val="heading10"/>
            <w:outlineLvl w:val="0"/>
          </w:pPr>
        </w:pPrChange>
      </w:pPr>
      <w:ins w:id="445" w:author="Lauren Darr" w:date="2018-05-09T13:25:00Z">
        <w:r>
          <w:tab/>
        </w:r>
      </w:ins>
      <w:ins w:id="446" w:author="Daniel Engels" w:date="2018-06-09T11:20:00Z">
        <w:r w:rsidR="00EF04B5">
          <w:t xml:space="preserve">DON’T MENTION THAT YOU FOCUS ON THIS IN YOUR PAPER </w:t>
        </w:r>
      </w:ins>
      <w:ins w:id="447" w:author="Lauren Darr" w:date="2018-05-09T13:25:00Z">
        <w:del w:id="448" w:author="Daniel Engels" w:date="2018-06-09T11:20:00Z">
          <w:r w:rsidDel="005B004C">
            <w:delText xml:space="preserve">This project focuses on </w:delText>
          </w:r>
        </w:del>
      </w:ins>
      <w:ins w:id="449" w:author="Lauren Darr" w:date="2018-05-09T15:12:00Z">
        <w:r w:rsidR="0075700F">
          <w:t xml:space="preserve">open </w:t>
        </w:r>
      </w:ins>
      <w:ins w:id="450" w:author="Lauren Darr" w:date="2018-05-09T13:25:00Z">
        <w:r>
          <w:t>data generated by</w:t>
        </w:r>
      </w:ins>
      <w:ins w:id="451" w:author="Lauren Darr" w:date="2018-05-09T14:58:00Z">
        <w:r w:rsidR="002831F7">
          <w:t xml:space="preserve"> </w:t>
        </w:r>
      </w:ins>
      <w:ins w:id="452" w:author="Lauren Darr" w:date="2018-05-09T14:59:00Z">
        <w:r w:rsidR="00A85749">
          <w:t xml:space="preserve">the </w:t>
        </w:r>
      </w:ins>
      <w:ins w:id="453" w:author="Lauren Darr" w:date="2018-05-09T13:25:00Z">
        <w:r>
          <w:t>NIBRS</w:t>
        </w:r>
      </w:ins>
      <w:ins w:id="454" w:author="Lauren Darr" w:date="2018-05-09T14:58:00Z">
        <w:r w:rsidR="002831F7">
          <w:t xml:space="preserve"> </w:t>
        </w:r>
      </w:ins>
      <w:ins w:id="455" w:author="Lauren Darr" w:date="2018-05-09T13:25:00Z">
        <w:r>
          <w:t>set forth by the FBI</w:t>
        </w:r>
      </w:ins>
      <w:ins w:id="456" w:author="Lauren Darr" w:date="2018-05-09T13:32:00Z">
        <w:r w:rsidR="002A24BD">
          <w:t xml:space="preserve"> </w:t>
        </w:r>
      </w:ins>
      <w:ins w:id="457" w:author="Lauren Darr" w:date="2018-05-09T13:25:00Z">
        <w:r>
          <w:t>UCR Program in partnership with the Bureau of Justice Statistics (BJS) in 1989. The NIBRS succeeded the Summary Reporting System (SRS) which provided aggregate statistics from law enforcement agencies with only one crime recorded per-incident regardless of the number of crimes that occurred</w:t>
        </w:r>
      </w:ins>
      <w:ins w:id="458" w:author="Lauren Darr" w:date="2018-05-09T15:01:00Z">
        <w:r w:rsidR="00A85749">
          <w:rPr>
            <w:rStyle w:val="FootnoteReference"/>
          </w:rPr>
          <w:footnoteReference w:id="5"/>
        </w:r>
      </w:ins>
      <w:ins w:id="463" w:author="Lauren Darr" w:date="2018-05-09T13:25:00Z">
        <w:r w:rsidRPr="00276E54">
          <w:t>.</w:t>
        </w:r>
        <w:r>
          <w:t xml:space="preserve"> NIBRS provides uncombined incident information that is more easily usable by interested parties</w:t>
        </w:r>
      </w:ins>
      <w:ins w:id="464" w:author="Lauren Darr" w:date="2018-05-09T15:03:00Z">
        <w:r w:rsidR="00A85749">
          <w:t>.</w:t>
        </w:r>
      </w:ins>
      <w:ins w:id="465" w:author="Lauren Darr" w:date="2018-05-09T13:25:00Z">
        <w:r w:rsidRPr="00276E54">
          <w:t xml:space="preserve"> However, NIBRS has been slowly adopted by law enforcement</w:t>
        </w:r>
        <w:r>
          <w:t xml:space="preserve"> agencies on a voluntary basis until now</w:t>
        </w:r>
        <w:r w:rsidRPr="00276E54">
          <w:t>.</w:t>
        </w:r>
        <w:r>
          <w:t xml:space="preserve"> Recently, the FBI set forth a NIBRS compliancy deadline of 2021 for all law enforcement agencies in the U.S. Former FBI director, James Comey, emphasized the importance of conforming to NIBRS in a 2015 speech to the International Association of Chiefs of Police (IACP): “NIBRS is a way in which we can collect data that will identify patterns, trends, and help us prevent crime and have thoughtful, informed conversations at the national level”</w:t>
        </w:r>
      </w:ins>
      <w:ins w:id="466" w:author="Lauren Darr" w:date="2018-05-09T15:11:00Z">
        <w:r w:rsidR="0075700F">
          <w:rPr>
            <w:rStyle w:val="FootnoteReference"/>
          </w:rPr>
          <w:footnoteReference w:id="6"/>
        </w:r>
      </w:ins>
      <w:ins w:id="469" w:author="Lauren Darr" w:date="2018-05-09T13:25:00Z">
        <w:r w:rsidRPr="00276E54">
          <w:t>.</w:t>
        </w:r>
      </w:ins>
    </w:p>
    <w:p w14:paraId="396FE88E" w14:textId="77777777" w:rsidR="001E626F" w:rsidDel="00076F57" w:rsidRDefault="00AC2A6D" w:rsidP="003E1437">
      <w:pPr>
        <w:ind w:firstLine="0"/>
        <w:outlineLvl w:val="0"/>
        <w:rPr>
          <w:del w:id="470" w:author="Lauren Darr" w:date="2018-03-10T08:15:00Z"/>
        </w:rPr>
      </w:pPr>
      <w:ins w:id="471" w:author="Crowder, Michael" w:date="2018-03-11T13:55:00Z">
        <w:del w:id="472" w:author="Lauren Darr" w:date="2018-05-02T12:07:00Z">
          <w:r w:rsidDel="00C47BDC">
            <w:delText>1.</w:delText>
          </w:r>
        </w:del>
      </w:ins>
    </w:p>
    <w:p w14:paraId="153960F6" w14:textId="77777777" w:rsidR="001E626F" w:rsidDel="00076F57" w:rsidRDefault="001E626F" w:rsidP="003E1437">
      <w:pPr>
        <w:ind w:firstLine="0"/>
        <w:outlineLvl w:val="0"/>
        <w:rPr>
          <w:del w:id="473" w:author="Lauren Darr" w:date="2018-03-10T08:15:00Z"/>
        </w:rPr>
      </w:pPr>
      <w:del w:id="474" w:author="Lauren Darr" w:date="2018-03-10T08:15:00Z">
        <w:r w:rsidDel="00076F57">
          <w:delText>The history of open data</w:delText>
        </w:r>
        <w:r w:rsidR="00AF3A91" w:rsidDel="00076F57">
          <w:delText xml:space="preserve"> in government</w:delText>
        </w:r>
        <w:r w:rsidDel="00076F57">
          <w:delText xml:space="preserve"> as our society knows it is still developing. Data has been available from government agencies for years, but very inconvenient for a citizen to access. </w:delText>
        </w:r>
        <w:r w:rsidR="003D4986" w:rsidDel="00076F57">
          <w:delText>Leaving a citizen or a business interested in public data to pay a company that specialized in collecting data. In 2013 the United States government formally recognized information as a valuable national resource in a memorandum to the heads of executive departments and agencies called memo M-13-</w:delText>
        </w:r>
        <w:r w:rsidR="00AF3A91" w:rsidDel="00076F57">
          <w:delText>13 Open Data Policy-Managing Information as an Asset.</w:delText>
        </w:r>
        <w:r w:rsidR="003D4986" w:rsidDel="00076F57">
          <w:delText xml:space="preserve"> Motivation behind the memo was to make information resources accessible, discoverable and usable by the public [3]. </w:delText>
        </w:r>
        <w:r w:rsidR="00AF3A91" w:rsidDel="00076F57">
          <w:delText>One of the key pillars of this memo was the accessible mentioned in the memo. It stat</w:delText>
        </w:r>
        <w:r w:rsidR="00C2667C" w:rsidDel="00076F57">
          <w:delText>e</w:delText>
        </w:r>
        <w:r w:rsidR="00AF3A91" w:rsidDel="00076F57">
          <w:delText>s that open data must be made available in convenient, modifiable and open formats. These formats must be machine-readable and should be made available to the widest range of users for the widest range of purposes.</w:delText>
        </w:r>
      </w:del>
    </w:p>
    <w:p w14:paraId="55497AE2" w14:textId="77777777" w:rsidR="00F15E39" w:rsidDel="00076F57" w:rsidRDefault="00F15E39" w:rsidP="003E1437">
      <w:pPr>
        <w:ind w:firstLine="0"/>
        <w:outlineLvl w:val="0"/>
        <w:rPr>
          <w:del w:id="475" w:author="Lauren Darr" w:date="2018-03-10T08:15:00Z"/>
        </w:rPr>
      </w:pPr>
    </w:p>
    <w:p w14:paraId="7EFC0ECF" w14:textId="77777777" w:rsidR="00F15E39" w:rsidRPr="004E040A" w:rsidDel="00076F57" w:rsidRDefault="00F15E39" w:rsidP="003E1437">
      <w:pPr>
        <w:ind w:firstLine="0"/>
        <w:outlineLvl w:val="0"/>
        <w:rPr>
          <w:del w:id="476" w:author="Lauren Darr" w:date="2018-03-10T08:15:00Z"/>
        </w:rPr>
      </w:pPr>
      <w:del w:id="477" w:author="Lauren Darr" w:date="2018-03-10T08:15:00Z">
        <w:r w:rsidDel="00076F57">
          <w:delText xml:space="preserve">The National Incident Based Reporting System, or NIBRS for the rest of the paper </w:delText>
        </w:r>
        <w:r w:rsidR="00AE4A5A" w:rsidDel="00076F57">
          <w:delText>was developed in accordance with the Federal Bureau of Investigation (FBI) Uniform Crime Reports (UCR) to help support the ability of the FBI and other interested parties with the ability to analyze and report on national crime statistics. The UCR program was conceived in 1929, and the FBI was tasked with collecting, publishing and storing those statistics.</w:delText>
        </w:r>
        <w:r w:rsidR="001E626F" w:rsidDel="00076F57">
          <w:delText xml:space="preserve"> The big difference between NIBRS versus UCR is that NIBRS provides more in-depth reporting on the crime being reported. </w:delText>
        </w:r>
      </w:del>
    </w:p>
    <w:p w14:paraId="26D10BD1" w14:textId="77777777" w:rsidR="00C951AE" w:rsidRPr="009A3755" w:rsidDel="00C47BDC" w:rsidRDefault="00C951AE" w:rsidP="003E1437">
      <w:pPr>
        <w:pStyle w:val="heading20"/>
        <w:outlineLvl w:val="0"/>
        <w:rPr>
          <w:del w:id="478" w:author="Lauren Darr" w:date="2018-05-02T12:07:00Z"/>
        </w:rPr>
      </w:pPr>
      <w:del w:id="479" w:author="Lauren Darr" w:date="2018-05-02T12:07:00Z">
        <w:r w:rsidDel="00C47BDC">
          <w:delText>1.1</w:delText>
        </w:r>
      </w:del>
      <w:ins w:id="480" w:author="Crowder, Michael" w:date="2018-03-11T13:55:00Z">
        <w:del w:id="481" w:author="Lauren Darr" w:date="2018-05-02T12:06:00Z">
          <w:r w:rsidR="00AC2A6D" w:rsidDel="00C47BDC">
            <w:delText>1</w:delText>
          </w:r>
        </w:del>
      </w:ins>
      <w:ins w:id="482" w:author="Crowder, Michael" w:date="2018-03-11T13:53:00Z">
        <w:del w:id="483" w:author="Lauren Darr" w:date="2018-05-02T12:07:00Z">
          <w:r w:rsidR="00CE78D8" w:rsidDel="00C47BDC">
            <w:delText xml:space="preserve"> </w:delText>
          </w:r>
        </w:del>
      </w:ins>
      <w:del w:id="484" w:author="Lauren Darr" w:date="2018-05-02T12:07:00Z">
        <w:r w:rsidDel="00C47BDC">
          <w:delText xml:space="preserve">   Checking the PDF File</w:delText>
        </w:r>
      </w:del>
      <w:ins w:id="485" w:author="Crowder, Michael" w:date="2018-03-11T13:53:00Z">
        <w:del w:id="486" w:author="Lauren Darr" w:date="2018-03-13T13:58:00Z">
          <w:r w:rsidR="00AC2A6D" w:rsidDel="00604494">
            <w:delText>Related Work</w:delText>
          </w:r>
        </w:del>
      </w:ins>
    </w:p>
    <w:p w14:paraId="3CBF2B11" w14:textId="77777777" w:rsidR="004C1F94" w:rsidDel="00EF7109" w:rsidRDefault="00F9757E">
      <w:pPr>
        <w:pStyle w:val="p1a"/>
        <w:rPr>
          <w:ins w:id="487" w:author="Crowder, Michael" w:date="2018-03-11T15:17:00Z"/>
          <w:del w:id="488" w:author="Lauren Darr" w:date="2018-05-09T12:06:00Z"/>
        </w:rPr>
        <w:pPrChange w:id="489" w:author="Crowder, Michael" w:date="2018-03-11T14:09:00Z">
          <w:pPr/>
        </w:pPrChange>
      </w:pPr>
      <w:ins w:id="490" w:author="Crowder, Michael" w:date="2018-03-11T14:39:00Z">
        <w:del w:id="491" w:author="Lauren Darr" w:date="2018-05-09T12:06:00Z">
          <w:r w:rsidDel="00EF7109">
            <w:delText>Richard Hamming</w:delText>
          </w:r>
        </w:del>
      </w:ins>
      <w:ins w:id="492" w:author="Crowder, Michael" w:date="2018-03-11T14:41:00Z">
        <w:del w:id="493" w:author="Lauren Darr" w:date="2018-05-09T12:06:00Z">
          <w:r w:rsidR="00CB5E51" w:rsidDel="00EF7109">
            <w:delText xml:space="preserve"> in 1962 stated that “The purpose of com</w:delText>
          </w:r>
        </w:del>
      </w:ins>
      <w:ins w:id="494" w:author="Crowder, Michael" w:date="2018-03-11T14:42:00Z">
        <w:del w:id="495" w:author="Lauren Darr" w:date="2018-05-09T12:06:00Z">
          <w:r w:rsidR="00CB5E51" w:rsidDel="00EF7109">
            <w:delText>p</w:delText>
          </w:r>
        </w:del>
      </w:ins>
      <w:ins w:id="496" w:author="Crowder, Michael" w:date="2018-03-11T14:41:00Z">
        <w:del w:id="497" w:author="Lauren Darr" w:date="2018-05-09T12:06:00Z">
          <w:r w:rsidR="00CB5E51" w:rsidDel="00EF7109">
            <w:delText>uting is insight, not numbers</w:delText>
          </w:r>
        </w:del>
      </w:ins>
      <w:ins w:id="498" w:author="Crowder, Michael" w:date="2018-03-11T14:42:00Z">
        <w:del w:id="499" w:author="Lauren Darr" w:date="2018-05-09T12:06:00Z">
          <w:r w:rsidR="00CB5E51" w:rsidDel="00EF7109">
            <w:delText>”.</w:delText>
          </w:r>
        </w:del>
      </w:ins>
      <w:ins w:id="500" w:author="Crowder, Michael" w:date="2018-03-11T14:39:00Z">
        <w:del w:id="501" w:author="Lauren Darr" w:date="2018-05-09T12:06:00Z">
          <w:r w:rsidDel="00EF7109">
            <w:delText xml:space="preserve"> </w:delText>
          </w:r>
        </w:del>
      </w:ins>
      <w:ins w:id="502" w:author="Crowder, Michael" w:date="2018-03-11T14:01:00Z">
        <w:del w:id="503" w:author="Lauren Darr" w:date="2018-05-09T12:06:00Z">
          <w:r w:rsidR="00AC2A6D" w:rsidDel="00EF7109">
            <w:delText>Visualization in scientific computing as it</w:delText>
          </w:r>
        </w:del>
      </w:ins>
      <w:ins w:id="504" w:author="Crowder, Michael" w:date="2018-03-11T14:02:00Z">
        <w:del w:id="505" w:author="Lauren Darr" w:date="2018-05-09T12:06:00Z">
          <w:r w:rsidR="00AC2A6D" w:rsidDel="00EF7109">
            <w:delText xml:space="preserve">’s currently known started out of a paper </w:delText>
          </w:r>
        </w:del>
      </w:ins>
      <w:ins w:id="506" w:author="Crowder, Michael" w:date="2018-03-11T14:09:00Z">
        <w:del w:id="507" w:author="Lauren Darr" w:date="2018-05-09T12:06:00Z">
          <w:r w:rsidR="00974573" w:rsidDel="00EF7109">
            <w:delText>sponsored</w:delText>
          </w:r>
        </w:del>
      </w:ins>
      <w:ins w:id="508" w:author="Crowder, Michael" w:date="2018-03-11T14:02:00Z">
        <w:del w:id="509" w:author="Lauren Darr" w:date="2018-05-09T12:06:00Z">
          <w:r w:rsidR="00AC2A6D" w:rsidDel="00EF7109">
            <w:delText xml:space="preserve"> by the National Science Foundation. The paper acknowledged the </w:delText>
          </w:r>
        </w:del>
      </w:ins>
      <w:ins w:id="510" w:author="Crowder, Michael" w:date="2018-03-11T14:03:00Z">
        <w:del w:id="511" w:author="Lauren Darr" w:date="2018-05-09T12:06:00Z">
          <w:r w:rsidR="00974573" w:rsidDel="00EF7109">
            <w:delText xml:space="preserve">potential gain in productivity and breakthroughs in the American </w:delText>
          </w:r>
        </w:del>
      </w:ins>
      <w:ins w:id="512" w:author="Crowder, Michael" w:date="2018-03-11T14:04:00Z">
        <w:del w:id="513" w:author="Lauren Darr" w:date="2018-05-09T12:06:00Z">
          <w:r w:rsidR="00974573" w:rsidDel="00EF7109">
            <w:delText>scientific</w:delText>
          </w:r>
        </w:del>
      </w:ins>
      <w:ins w:id="514" w:author="Crowder, Michael" w:date="2018-03-11T14:03:00Z">
        <w:del w:id="515" w:author="Lauren Darr" w:date="2018-05-09T12:06:00Z">
          <w:r w:rsidR="00974573" w:rsidDel="00EF7109">
            <w:delText xml:space="preserve"> </w:delText>
          </w:r>
        </w:del>
      </w:ins>
      <w:ins w:id="516" w:author="Crowder, Michael" w:date="2018-03-11T14:04:00Z">
        <w:del w:id="517" w:author="Lauren Darr" w:date="2018-05-09T12:06:00Z">
          <w:r w:rsidR="00974573" w:rsidDel="00EF7109">
            <w:delText>and engineering communities [</w:delText>
          </w:r>
        </w:del>
        <w:del w:id="518" w:author="Lauren Darr" w:date="2018-03-13T13:54:00Z">
          <w:r w:rsidR="00974573" w:rsidDel="00604494">
            <w:delText>9</w:delText>
          </w:r>
        </w:del>
        <w:del w:id="519" w:author="Lauren Darr" w:date="2018-05-09T12:06:00Z">
          <w:r w:rsidR="00974573" w:rsidDel="00EF7109">
            <w:delText xml:space="preserve">]. </w:delText>
          </w:r>
        </w:del>
      </w:ins>
      <w:ins w:id="520" w:author="Crowder, Michael" w:date="2018-03-11T14:22:00Z">
        <w:del w:id="521" w:author="Lauren Darr" w:date="2018-05-09T12:06:00Z">
          <w:r w:rsidR="007E6A9F" w:rsidDel="00EF7109">
            <w:delText xml:space="preserve">Since 1990, the Institute of Electrical and Electronics </w:delText>
          </w:r>
        </w:del>
      </w:ins>
      <w:ins w:id="522" w:author="Crowder, Michael" w:date="2018-03-11T14:24:00Z">
        <w:del w:id="523" w:author="Lauren Darr" w:date="2018-05-09T12:06:00Z">
          <w:r w:rsidR="007E6A9F" w:rsidDel="00EF7109">
            <w:delText>Engineers</w:delText>
          </w:r>
        </w:del>
      </w:ins>
      <w:ins w:id="524" w:author="Crowder, Michael" w:date="2018-03-11T14:22:00Z">
        <w:del w:id="525" w:author="Lauren Darr" w:date="2018-05-09T12:06:00Z">
          <w:r w:rsidR="007E6A9F" w:rsidDel="00EF7109">
            <w:delText xml:space="preserve"> (IEEE) have held a conference on </w:delText>
          </w:r>
        </w:del>
      </w:ins>
      <w:ins w:id="526" w:author="Crowder, Michael" w:date="2018-03-11T14:23:00Z">
        <w:del w:id="527" w:author="Lauren Darr" w:date="2018-05-09T12:06:00Z">
          <w:r w:rsidR="007E6A9F" w:rsidDel="00EF7109">
            <w:delText>visualization</w:delText>
          </w:r>
        </w:del>
      </w:ins>
      <w:ins w:id="528" w:author="Crowder, Michael" w:date="2018-03-11T14:22:00Z">
        <w:del w:id="529" w:author="Lauren Darr" w:date="2018-05-09T12:06:00Z">
          <w:r w:rsidR="007E6A9F" w:rsidDel="00EF7109">
            <w:delText xml:space="preserve"> </w:delText>
          </w:r>
        </w:del>
      </w:ins>
      <w:ins w:id="530" w:author="Crowder, Michael" w:date="2018-03-11T14:23:00Z">
        <w:del w:id="531" w:author="Lauren Darr" w:date="2018-05-09T12:06:00Z">
          <w:r w:rsidR="007E6A9F" w:rsidDel="00EF7109">
            <w:delText xml:space="preserve">in </w:delText>
          </w:r>
        </w:del>
      </w:ins>
      <w:ins w:id="532" w:author="Crowder, Michael" w:date="2018-03-11T14:24:00Z">
        <w:del w:id="533" w:author="Lauren Darr" w:date="2018-05-09T12:06:00Z">
          <w:r w:rsidR="007E6A9F" w:rsidDel="00EF7109">
            <w:delText>scientific</w:delText>
          </w:r>
        </w:del>
      </w:ins>
      <w:ins w:id="534" w:author="Crowder, Michael" w:date="2018-03-11T14:23:00Z">
        <w:del w:id="535" w:author="Lauren Darr" w:date="2018-05-09T12:06:00Z">
          <w:r w:rsidR="007E6A9F" w:rsidDel="00EF7109">
            <w:delText xml:space="preserve"> computing.</w:delText>
          </w:r>
        </w:del>
      </w:ins>
      <w:ins w:id="536" w:author="Crowder, Michael" w:date="2018-03-11T14:30:00Z">
        <w:del w:id="537" w:author="Lauren Darr" w:date="2018-05-09T12:06:00Z">
          <w:r w:rsidR="005E0D4C" w:rsidDel="00EF7109">
            <w:delText xml:space="preserve"> The main goal of </w:delText>
          </w:r>
        </w:del>
      </w:ins>
      <w:ins w:id="538" w:author="Crowder, Michael" w:date="2018-03-11T14:32:00Z">
        <w:del w:id="539" w:author="Lauren Darr" w:date="2018-05-09T12:06:00Z">
          <w:r w:rsidDel="00EF7109">
            <w:delText>visualization is to see the unseen by interpreting the data fed int</w:delText>
          </w:r>
          <w:r w:rsidR="00CB5E51" w:rsidDel="00EF7109">
            <w:delText xml:space="preserve">o </w:delText>
          </w:r>
          <w:r w:rsidR="00BE2032" w:rsidDel="00EF7109">
            <w:delText xml:space="preserve">a computer. </w:delText>
          </w:r>
        </w:del>
      </w:ins>
      <w:ins w:id="540" w:author="Crowder, Michael" w:date="2018-03-11T14:57:00Z">
        <w:del w:id="541" w:author="Lauren Darr" w:date="2018-05-09T12:06:00Z">
          <w:r w:rsidR="00BE2032" w:rsidDel="00EF7109">
            <w:delText xml:space="preserve">Very much of modern data visualization is comparable to the approach of abductive discovery as discussed by Charles S. Peirce (1839 </w:delText>
          </w:r>
        </w:del>
      </w:ins>
      <w:ins w:id="542" w:author="Crowder, Michael" w:date="2018-03-11T14:58:00Z">
        <w:del w:id="543" w:author="Lauren Darr" w:date="2018-05-09T12:06:00Z">
          <w:r w:rsidR="00BE2032" w:rsidDel="00EF7109">
            <w:delText>–</w:delText>
          </w:r>
        </w:del>
      </w:ins>
      <w:ins w:id="544" w:author="Crowder, Michael" w:date="2018-03-11T14:57:00Z">
        <w:del w:id="545" w:author="Lauren Darr" w:date="2018-05-09T12:06:00Z">
          <w:r w:rsidR="00BE2032" w:rsidDel="00EF7109">
            <w:delText xml:space="preserve"> 1914)</w:delText>
          </w:r>
        </w:del>
      </w:ins>
      <w:ins w:id="546" w:author="Crowder, Michael" w:date="2018-03-11T14:58:00Z">
        <w:del w:id="547" w:author="Lauren Darr" w:date="2018-05-09T12:06:00Z">
          <w:r w:rsidR="00BE2032" w:rsidDel="00EF7109">
            <w:delText xml:space="preserve">. </w:delText>
          </w:r>
        </w:del>
      </w:ins>
      <w:ins w:id="548" w:author="Crowder, Michael" w:date="2018-03-11T15:02:00Z">
        <w:del w:id="549" w:author="Lauren Darr" w:date="2018-05-09T12:06:00Z">
          <w:r w:rsidR="00BE2032" w:rsidDel="00EF7109">
            <w:delText>Pe</w:delText>
          </w:r>
        </w:del>
        <w:del w:id="550" w:author="Lauren Darr" w:date="2018-03-12T21:13:00Z">
          <w:r w:rsidR="00BE2032" w:rsidDel="00C20DA7">
            <w:delText>r</w:delText>
          </w:r>
        </w:del>
        <w:del w:id="551" w:author="Lauren Darr" w:date="2018-05-09T12:06:00Z">
          <w:r w:rsidR="00BE2032" w:rsidDel="00EF7109">
            <w:delText>ice saw the scientific method as three phases: abduction, which involves making hy</w:delText>
          </w:r>
          <w:r w:rsidR="00100124" w:rsidDel="00EF7109">
            <w:delText xml:space="preserve">potheses, </w:delText>
          </w:r>
        </w:del>
      </w:ins>
      <w:ins w:id="552" w:author="Crowder, Michael" w:date="2018-03-11T15:04:00Z">
        <w:del w:id="553" w:author="Lauren Darr" w:date="2018-05-09T12:06:00Z">
          <w:r w:rsidR="00100124" w:rsidDel="00EF7109">
            <w:delText>deduction</w:delText>
          </w:r>
        </w:del>
      </w:ins>
      <w:ins w:id="554" w:author="Crowder, Michael" w:date="2018-03-11T15:02:00Z">
        <w:del w:id="555" w:author="Lauren Darr" w:date="2018-05-09T12:06:00Z">
          <w:r w:rsidR="00100124" w:rsidDel="00EF7109">
            <w:delText xml:space="preserve">, which </w:delText>
          </w:r>
        </w:del>
      </w:ins>
      <w:ins w:id="556" w:author="Crowder, Michael" w:date="2018-03-11T15:04:00Z">
        <w:del w:id="557" w:author="Lauren Darr" w:date="2018-05-09T12:06:00Z">
          <w:r w:rsidR="00100124" w:rsidDel="00EF7109">
            <w:delText>infers what the state should be in the hypotheses is the case and finally induction, or the testing of the hypothesis [1</w:delText>
          </w:r>
        </w:del>
        <w:del w:id="558" w:author="Lauren Darr" w:date="2018-03-13T13:54:00Z">
          <w:r w:rsidR="00100124" w:rsidDel="00604494">
            <w:delText>0</w:delText>
          </w:r>
        </w:del>
        <w:del w:id="559" w:author="Lauren Darr" w:date="2018-05-09T12:06:00Z">
          <w:r w:rsidR="00100124" w:rsidDel="00EF7109">
            <w:delText>].</w:delText>
          </w:r>
        </w:del>
      </w:ins>
    </w:p>
    <w:p w14:paraId="0CE3F25C" w14:textId="77777777" w:rsidR="004C1F94" w:rsidDel="00C47BDC" w:rsidRDefault="004C1F94">
      <w:pPr>
        <w:pStyle w:val="p1a"/>
        <w:rPr>
          <w:ins w:id="560" w:author="Crowder, Michael" w:date="2018-03-11T15:17:00Z"/>
          <w:del w:id="561" w:author="Lauren Darr" w:date="2018-05-02T12:04:00Z"/>
        </w:rPr>
        <w:pPrChange w:id="562" w:author="Crowder, Michael" w:date="2018-03-11T14:09:00Z">
          <w:pPr/>
        </w:pPrChange>
      </w:pPr>
    </w:p>
    <w:p w14:paraId="1FD57C54" w14:textId="77777777" w:rsidR="00C951AE" w:rsidRPr="004C1F94" w:rsidDel="00EF7109" w:rsidRDefault="004C1F94">
      <w:pPr>
        <w:rPr>
          <w:del w:id="563" w:author="Lauren Darr" w:date="2018-05-09T12:06:00Z"/>
        </w:rPr>
        <w:pPrChange w:id="564" w:author="Crowder, Michael" w:date="2018-03-11T15:17:00Z">
          <w:pPr>
            <w:pStyle w:val="p1a"/>
          </w:pPr>
        </w:pPrChange>
      </w:pPr>
      <w:ins w:id="565" w:author="Crowder, Michael" w:date="2018-03-11T15:17:00Z">
        <w:del w:id="566" w:author="Lauren Darr" w:date="2018-05-09T12:06:00Z">
          <w:r w:rsidDel="00EF7109">
            <w:delText xml:space="preserve">Some of the challenges of </w:delText>
          </w:r>
        </w:del>
      </w:ins>
      <w:ins w:id="567" w:author="Crowder, Michael" w:date="2018-03-11T15:20:00Z">
        <w:del w:id="568" w:author="Lauren Darr" w:date="2018-05-09T12:06:00Z">
          <w:r w:rsidDel="00EF7109">
            <w:delText xml:space="preserve">modern </w:delText>
          </w:r>
        </w:del>
      </w:ins>
      <w:ins w:id="569" w:author="Crowder, Michael" w:date="2018-03-11T15:17:00Z">
        <w:del w:id="570" w:author="Lauren Darr" w:date="2018-05-09T12:06:00Z">
          <w:r w:rsidDel="00EF7109">
            <w:delText xml:space="preserve">visualization as it relates to </w:delText>
          </w:r>
        </w:del>
      </w:ins>
      <w:ins w:id="571" w:author="Crowder, Michael" w:date="2018-03-11T15:19:00Z">
        <w:del w:id="572" w:author="Lauren Darr" w:date="2018-05-09T12:06:00Z">
          <w:r w:rsidDel="00EF7109">
            <w:delText>sheer</w:delText>
          </w:r>
        </w:del>
      </w:ins>
      <w:ins w:id="573" w:author="Crowder, Michael" w:date="2018-03-11T15:17:00Z">
        <w:del w:id="574" w:author="Lauren Darr" w:date="2018-05-09T12:06:00Z">
          <w:r w:rsidDel="00EF7109">
            <w:delText xml:space="preserve"> size of data sets is presented by Wang include</w:delText>
          </w:r>
        </w:del>
      </w:ins>
      <w:del w:id="575" w:author="Lauren Darr" w:date="2018-05-09T12:06:00Z">
        <w:r w:rsidR="00C951AE" w:rsidDel="00EF7109">
          <w:delText>Kindly</w:delText>
        </w:r>
        <w:r w:rsidR="00C951AE" w:rsidRPr="009B1D59" w:rsidDel="00EF7109">
          <w:delText xml:space="preserve"> assure that the Contact Volume Editor is given the name and email address of the contact author for your paper. </w:delText>
        </w:r>
        <w:r w:rsidR="00C951AE" w:rsidDel="00EF7109">
          <w:delText xml:space="preserve"> The Contact Volume Editor uses these details to compile a list for our production department at SPS in India. Once the files have been worked upon, SPS sends a copy of the final pdf of each paper to its contact author. The contact author is asked to check through the final pdf to make sure that no errors have crept in during the transfer or preparation of the files. This should not be seen as an opportunity to update or copyedit the papers, which is not possible due to time constraints. Only errors introduced during the preparation of the files will be corrected.</w:delText>
        </w:r>
      </w:del>
    </w:p>
    <w:p w14:paraId="5C0F723D" w14:textId="77777777" w:rsidR="00C12610" w:rsidDel="00EF7109" w:rsidRDefault="00C951AE">
      <w:pPr>
        <w:pStyle w:val="p1a"/>
        <w:rPr>
          <w:ins w:id="576" w:author="Crowder, Michael" w:date="2018-03-11T15:41:00Z"/>
          <w:del w:id="577" w:author="Lauren Darr" w:date="2018-05-09T12:06:00Z"/>
        </w:rPr>
        <w:pPrChange w:id="578" w:author="Crowder, Michael" w:date="2018-03-11T14:09:00Z">
          <w:pPr/>
        </w:pPrChange>
      </w:pPr>
      <w:del w:id="579" w:author="Lauren Darr" w:date="2018-05-09T12:06:00Z">
        <w:r w:rsidDel="00EF7109">
          <w:delText>This round of checking takes place about two weeks after the files have been sent to the Editorial by the Contact Volume Editor</w:delText>
        </w:r>
      </w:del>
      <w:ins w:id="580" w:author="Crowder, Michael" w:date="2018-03-11T15:17:00Z">
        <w:del w:id="581" w:author="Lauren Darr" w:date="2018-05-09T12:06:00Z">
          <w:r w:rsidDel="00EF7109">
            <w:delText>,</w:delText>
          </w:r>
        </w:del>
      </w:ins>
      <w:ins w:id="582" w:author="Crowder, Michael" w:date="2018-03-11T15:20:00Z">
        <w:del w:id="583" w:author="Lauren Darr" w:date="2018-05-09T12:06:00Z">
          <w:r w:rsidR="004C1F94" w:rsidDel="00EF7109">
            <w:delText xml:space="preserve"> visual noise, in which we see data that are too related to each other. The second is information loss, in which data is removed because of potential errors. Thirdly large image perception is tough on our limited aspect ratios of the device in which a user is using.</w:delText>
          </w:r>
        </w:del>
      </w:ins>
      <w:ins w:id="584" w:author="Crowder, Michael" w:date="2018-03-11T15:22:00Z">
        <w:del w:id="585" w:author="Lauren Darr" w:date="2018-05-09T12:06:00Z">
          <w:r w:rsidR="00590DF5" w:rsidDel="00EF7109">
            <w:delText xml:space="preserve"> Lastly </w:delText>
          </w:r>
        </w:del>
      </w:ins>
      <w:ins w:id="586" w:author="Crowder, Michael" w:date="2018-03-11T16:16:00Z">
        <w:del w:id="587" w:author="Lauren Darr" w:date="2018-05-09T12:06:00Z">
          <w:r w:rsidR="002E7D11" w:rsidDel="00EF7109">
            <w:delText>high-performance</w:delText>
          </w:r>
        </w:del>
      </w:ins>
      <w:ins w:id="588" w:author="Crowder, Michael" w:date="2018-03-11T15:22:00Z">
        <w:del w:id="589" w:author="Lauren Darr" w:date="2018-05-09T12:06:00Z">
          <w:r w:rsidR="00590DF5" w:rsidDel="00EF7109">
            <w:delText xml:space="preserve"> requirements that are required to sometimes run large sets of data within </w:delText>
          </w:r>
        </w:del>
      </w:ins>
      <w:ins w:id="590" w:author="Crowder, Michael" w:date="2018-03-11T16:16:00Z">
        <w:del w:id="591" w:author="Lauren Darr" w:date="2018-05-09T12:06:00Z">
          <w:r w:rsidR="002E7D11" w:rsidDel="00EF7109">
            <w:delText>a</w:delText>
          </w:r>
        </w:del>
      </w:ins>
      <w:ins w:id="592" w:author="Crowder, Michael" w:date="2018-03-11T15:22:00Z">
        <w:del w:id="593" w:author="Lauren Darr" w:date="2018-05-09T12:06:00Z">
          <w:r w:rsidR="00590DF5" w:rsidDel="00EF7109">
            <w:delText xml:space="preserve"> visualization [1</w:delText>
          </w:r>
        </w:del>
        <w:del w:id="594" w:author="Lauren Darr" w:date="2018-03-13T13:54:00Z">
          <w:r w:rsidR="00590DF5" w:rsidDel="00604494">
            <w:delText>1</w:delText>
          </w:r>
        </w:del>
        <w:del w:id="595" w:author="Lauren Darr" w:date="2018-05-09T12:06:00Z">
          <w:r w:rsidR="00590DF5" w:rsidDel="00EF7109">
            <w:delText>].</w:delText>
          </w:r>
        </w:del>
      </w:ins>
    </w:p>
    <w:p w14:paraId="579E7230" w14:textId="77777777" w:rsidR="00C12610" w:rsidDel="00C47BDC" w:rsidRDefault="00C12610">
      <w:pPr>
        <w:pStyle w:val="p1a"/>
        <w:rPr>
          <w:ins w:id="596" w:author="Crowder, Michael" w:date="2018-03-11T15:41:00Z"/>
          <w:del w:id="597" w:author="Lauren Darr" w:date="2018-05-02T12:04:00Z"/>
        </w:rPr>
        <w:pPrChange w:id="598" w:author="Crowder, Michael" w:date="2018-03-11T14:09:00Z">
          <w:pPr/>
        </w:pPrChange>
      </w:pPr>
    </w:p>
    <w:p w14:paraId="748F8815" w14:textId="77777777" w:rsidR="00C951AE" w:rsidRPr="00C12610" w:rsidDel="00EF7109" w:rsidRDefault="00C951AE">
      <w:pPr>
        <w:rPr>
          <w:del w:id="599" w:author="Lauren Darr" w:date="2018-05-09T12:06:00Z"/>
        </w:rPr>
      </w:pPr>
      <w:del w:id="600" w:author="Lauren Darr" w:date="2018-05-09T12:06:00Z">
        <w:r w:rsidDel="00EF7109">
          <w:delText xml:space="preserve"> i.e. roughly seven weeks before the start of the conference for conference proceedings, or seven weeks before the volume leaves the printer’s, for post-proceedings. If SPS does not receive a reply from a particular contact author, within the timeframe given, then it is presumed that the author has found no errors in the paper. The tight publication schedule of LNCS does not allow SPS to send reminders or search for alternative email addresses on the Internet. </w:delText>
        </w:r>
      </w:del>
    </w:p>
    <w:p w14:paraId="41647601" w14:textId="77777777" w:rsidR="00631A51" w:rsidDel="00EF7109" w:rsidRDefault="00C951AE">
      <w:pPr>
        <w:pStyle w:val="p1a"/>
        <w:rPr>
          <w:ins w:id="601" w:author="Crowder, Michael" w:date="2018-03-11T16:06:00Z"/>
          <w:del w:id="602" w:author="Lauren Darr" w:date="2018-05-09T12:06:00Z"/>
        </w:rPr>
        <w:pPrChange w:id="603" w:author="Crowder, Michael" w:date="2018-03-11T14:09:00Z">
          <w:pPr/>
        </w:pPrChange>
      </w:pPr>
      <w:del w:id="604" w:author="Lauren Darr" w:date="2018-05-09T12:06:00Z">
        <w:r w:rsidDel="00EF7109">
          <w:delText>In some cases, it is the Contact Volume Editor that checks all the pdfs. In such cases, the authors are not involved in the che</w:delText>
        </w:r>
      </w:del>
      <w:ins w:id="605" w:author="Crowder, Michael" w:date="2018-03-11T15:47:00Z">
        <w:del w:id="606" w:author="Lauren Darr" w:date="2018-05-09T12:06:00Z">
          <w:r w:rsidR="001556DA" w:rsidDel="00EF7109">
            <w:delText xml:space="preserve">Maps have been in use for thousands of years, maps with data have been in use for almost as long. </w:delText>
          </w:r>
        </w:del>
      </w:ins>
      <w:ins w:id="607" w:author="Crowder, Michael" w:date="2018-03-11T15:49:00Z">
        <w:del w:id="608" w:author="Lauren Darr" w:date="2018-05-09T12:06:00Z">
          <w:r w:rsidR="001556DA" w:rsidDel="00EF7109">
            <w:delText xml:space="preserve">With the rapid rise of new data sources comes the </w:delText>
          </w:r>
        </w:del>
      </w:ins>
      <w:ins w:id="609" w:author="Crowder, Michael" w:date="2018-03-11T15:50:00Z">
        <w:del w:id="610" w:author="Lauren Darr" w:date="2018-05-09T12:06:00Z">
          <w:r w:rsidR="001556DA" w:rsidDel="00EF7109">
            <w:delText>challenge</w:delText>
          </w:r>
        </w:del>
      </w:ins>
      <w:ins w:id="611" w:author="Crowder, Michael" w:date="2018-03-11T15:49:00Z">
        <w:del w:id="612" w:author="Lauren Darr" w:date="2018-05-09T12:06:00Z">
          <w:r w:rsidR="001556DA" w:rsidDel="00EF7109">
            <w:delText xml:space="preserve"> </w:delText>
          </w:r>
        </w:del>
      </w:ins>
      <w:ins w:id="613" w:author="Crowder, Michael" w:date="2018-03-11T15:50:00Z">
        <w:del w:id="614" w:author="Lauren Darr" w:date="2018-05-09T12:06:00Z">
          <w:r w:rsidR="001556DA" w:rsidDel="00EF7109">
            <w:delText>of ho</w:delText>
          </w:r>
          <w:r w:rsidR="004F396B" w:rsidDel="00EF7109">
            <w:delText>w we extract useful information</w:delText>
          </w:r>
        </w:del>
      </w:ins>
      <w:ins w:id="615" w:author="Crowder, Michael" w:date="2018-03-11T15:56:00Z">
        <w:del w:id="616" w:author="Lauren Darr" w:date="2018-05-09T12:06:00Z">
          <w:r w:rsidR="004F396B" w:rsidDel="00EF7109">
            <w:delText xml:space="preserve">. Do authors of visualization use the </w:delText>
          </w:r>
        </w:del>
      </w:ins>
      <w:ins w:id="617" w:author="Crowder, Michael" w:date="2018-03-11T15:57:00Z">
        <w:del w:id="618" w:author="Lauren Darr" w:date="2018-05-09T12:06:00Z">
          <w:r w:rsidR="004F396B" w:rsidDel="00EF7109">
            <w:delText>original</w:delText>
          </w:r>
        </w:del>
      </w:ins>
      <w:ins w:id="619" w:author="Crowder, Michael" w:date="2018-03-11T15:56:00Z">
        <w:del w:id="620" w:author="Lauren Darr" w:date="2018-05-09T12:06:00Z">
          <w:r w:rsidR="004F396B" w:rsidDel="00EF7109">
            <w:delText xml:space="preserve"> </w:delText>
          </w:r>
        </w:del>
      </w:ins>
      <w:ins w:id="621" w:author="Crowder, Michael" w:date="2018-03-11T15:57:00Z">
        <w:del w:id="622" w:author="Lauren Darr" w:date="2018-05-09T12:06:00Z">
          <w:r w:rsidR="004F396B" w:rsidDel="00EF7109">
            <w:delText>data set or combine other datasets linked by say zip codes, or census tracks to make them more useful to the novice user? [1</w:delText>
          </w:r>
        </w:del>
        <w:del w:id="623" w:author="Lauren Darr" w:date="2018-03-13T13:54:00Z">
          <w:r w:rsidR="004F396B" w:rsidDel="00604494">
            <w:delText>2</w:delText>
          </w:r>
        </w:del>
        <w:del w:id="624" w:author="Lauren Darr" w:date="2018-05-09T12:06:00Z">
          <w:r w:rsidR="004F396B" w:rsidDel="00EF7109">
            <w:delText>]</w:delText>
          </w:r>
        </w:del>
      </w:ins>
      <w:ins w:id="625" w:author="Crowder, Michael" w:date="2018-03-11T16:00:00Z">
        <w:del w:id="626" w:author="Lauren Darr" w:date="2018-05-09T12:06:00Z">
          <w:r w:rsidR="00631A51" w:rsidDel="00EF7109">
            <w:delText>.</w:delText>
          </w:r>
        </w:del>
      </w:ins>
      <w:ins w:id="627" w:author="Crowder, Michael" w:date="2018-03-11T16:01:00Z">
        <w:del w:id="628" w:author="Lauren Darr" w:date="2018-05-09T12:06:00Z">
          <w:r w:rsidR="00631A51" w:rsidDel="00EF7109">
            <w:delText xml:space="preserve"> The classic definition of a map is that of a plot of land scaled down on a flat medium that </w:delText>
          </w:r>
        </w:del>
      </w:ins>
      <w:ins w:id="629" w:author="Crowder, Michael" w:date="2018-03-11T16:02:00Z">
        <w:del w:id="630" w:author="Lauren Darr" w:date="2018-05-09T12:06:00Z">
          <w:r w:rsidR="00631A51" w:rsidDel="00EF7109">
            <w:delText>represents</w:delText>
          </w:r>
        </w:del>
      </w:ins>
      <w:ins w:id="631" w:author="Crowder, Michael" w:date="2018-03-11T16:01:00Z">
        <w:del w:id="632" w:author="Lauren Darr" w:date="2018-05-09T12:06:00Z">
          <w:r w:rsidR="00631A51" w:rsidDel="00EF7109">
            <w:delText xml:space="preserve"> </w:delText>
          </w:r>
        </w:del>
      </w:ins>
      <w:ins w:id="633" w:author="Crowder, Michael" w:date="2018-03-11T16:02:00Z">
        <w:del w:id="634" w:author="Lauren Darr" w:date="2018-05-09T12:06:00Z">
          <w:r w:rsidR="00631A51" w:rsidDel="00EF7109">
            <w:delText xml:space="preserve">part of the Earth’s surface. The rise of information technology and </w:delText>
          </w:r>
        </w:del>
      </w:ins>
      <w:ins w:id="635" w:author="Crowder, Michael" w:date="2018-03-11T16:03:00Z">
        <w:del w:id="636" w:author="Lauren Darr" w:date="2018-05-09T12:06:00Z">
          <w:r w:rsidR="00631A51" w:rsidDel="00EF7109">
            <w:delText>scientific</w:delText>
          </w:r>
        </w:del>
      </w:ins>
      <w:ins w:id="637" w:author="Crowder, Michael" w:date="2018-03-11T16:02:00Z">
        <w:del w:id="638" w:author="Lauren Darr" w:date="2018-05-09T12:06:00Z">
          <w:r w:rsidR="00631A51" w:rsidDel="00EF7109">
            <w:delText xml:space="preserve"> </w:delText>
          </w:r>
        </w:del>
      </w:ins>
      <w:ins w:id="639" w:author="Crowder, Michael" w:date="2018-03-11T16:03:00Z">
        <w:del w:id="640" w:author="Lauren Darr" w:date="2018-05-09T12:06:00Z">
          <w:r w:rsidR="00631A51" w:rsidDel="00EF7109">
            <w:delText xml:space="preserve">computing have changed map making. This rise in information has given rise to </w:delText>
          </w:r>
        </w:del>
      </w:ins>
      <w:ins w:id="641" w:author="Crowder, Michael" w:date="2018-03-11T16:04:00Z">
        <w:del w:id="642" w:author="Lauren Darr" w:date="2018-05-09T12:06:00Z">
          <w:r w:rsidR="00631A51" w:rsidDel="00EF7109">
            <w:delText>geographic</w:delText>
          </w:r>
        </w:del>
      </w:ins>
      <w:ins w:id="643" w:author="Crowder, Michael" w:date="2018-03-11T16:03:00Z">
        <w:del w:id="644" w:author="Lauren Darr" w:date="2018-05-09T12:06:00Z">
          <w:r w:rsidR="00631A51" w:rsidDel="00EF7109">
            <w:delText xml:space="preserve"> </w:delText>
          </w:r>
        </w:del>
      </w:ins>
      <w:ins w:id="645" w:author="Crowder, Michael" w:date="2018-03-11T16:04:00Z">
        <w:del w:id="646" w:author="Lauren Darr" w:date="2018-05-09T12:06:00Z">
          <w:r w:rsidR="00631A51" w:rsidDel="00EF7109">
            <w:delText>information systems (GIS). A typical GIS software will have the ability to layer information on top of a map in order to tell a story with a dynamic map that a user can explore</w:delText>
          </w:r>
        </w:del>
        <w:del w:id="647" w:author="Lauren Darr" w:date="2018-04-08T06:43:00Z">
          <w:r w:rsidR="00631A51" w:rsidDel="00F53E94">
            <w:delText xml:space="preserve"> with.</w:delText>
          </w:r>
        </w:del>
      </w:ins>
      <w:ins w:id="648" w:author="Crowder, Michael" w:date="2018-03-11T16:06:00Z">
        <w:del w:id="649" w:author="Lauren Darr" w:date="2018-05-09T12:06:00Z">
          <w:r w:rsidR="00631A51" w:rsidDel="00EF7109">
            <w:delText xml:space="preserve"> </w:delText>
          </w:r>
        </w:del>
      </w:ins>
    </w:p>
    <w:p w14:paraId="460FDF40" w14:textId="77777777" w:rsidR="00631A51" w:rsidDel="00C47BDC" w:rsidRDefault="00631A51">
      <w:pPr>
        <w:ind w:firstLine="0"/>
        <w:rPr>
          <w:ins w:id="650" w:author="Crowder, Michael" w:date="2018-03-11T16:06:00Z"/>
          <w:del w:id="651" w:author="Lauren Darr" w:date="2018-05-02T12:04:00Z"/>
        </w:rPr>
        <w:pPrChange w:id="652" w:author="Crowder, Michael" w:date="2018-03-11T16:06:00Z">
          <w:pPr/>
        </w:pPrChange>
      </w:pPr>
    </w:p>
    <w:p w14:paraId="69F480C0" w14:textId="77777777" w:rsidR="001B52ED" w:rsidDel="00EF7109" w:rsidRDefault="00631A51">
      <w:pPr>
        <w:ind w:firstLine="0"/>
        <w:rPr>
          <w:ins w:id="653" w:author="Crowder, Michael" w:date="2018-03-11T16:11:00Z"/>
          <w:del w:id="654" w:author="Lauren Darr" w:date="2018-05-09T12:06:00Z"/>
        </w:rPr>
        <w:pPrChange w:id="655" w:author="Crowder, Michael" w:date="2018-03-11T16:06:00Z">
          <w:pPr/>
        </w:pPrChange>
      </w:pPr>
      <w:ins w:id="656" w:author="Crowder, Michael" w:date="2018-03-11T16:06:00Z">
        <w:del w:id="657" w:author="Lauren Darr" w:date="2018-05-09T12:06:00Z">
          <w:r w:rsidDel="00EF7109">
            <w:delText>There are many software</w:delText>
          </w:r>
          <w:r w:rsidR="001B52ED" w:rsidDel="00EF7109">
            <w:delText xml:space="preserve"> types exist for geospatial analysis. There </w:delText>
          </w:r>
        </w:del>
      </w:ins>
      <w:ins w:id="658" w:author="Crowder, Michael" w:date="2018-03-11T16:07:00Z">
        <w:del w:id="659" w:author="Lauren Darr" w:date="2018-05-09T12:06:00Z">
          <w:r w:rsidR="001B52ED" w:rsidDel="00EF7109">
            <w:delText>are large commercial GIS packages like ArcView, ArcGis and ERSI</w:delText>
          </w:r>
        </w:del>
      </w:ins>
      <w:ins w:id="660" w:author="Crowder, Michael" w:date="2018-03-11T16:08:00Z">
        <w:del w:id="661" w:author="Lauren Darr" w:date="2018-05-09T12:06:00Z">
          <w:r w:rsidR="001B52ED" w:rsidDel="00EF7109">
            <w:delText xml:space="preserve">, from an open source perspective there are many tools like R and Python that have many APIs that enable a user to create fairly robust geospatial </w:delText>
          </w:r>
        </w:del>
      </w:ins>
      <w:ins w:id="662" w:author="Crowder, Michael" w:date="2018-03-11T16:11:00Z">
        <w:del w:id="663" w:author="Lauren Darr" w:date="2018-05-09T12:06:00Z">
          <w:r w:rsidR="001B52ED" w:rsidDel="00EF7109">
            <w:delText>visualizations</w:delText>
          </w:r>
        </w:del>
      </w:ins>
      <w:ins w:id="664" w:author="Crowder, Michael" w:date="2018-03-11T16:08:00Z">
        <w:del w:id="665" w:author="Lauren Darr" w:date="2018-05-09T12:06:00Z">
          <w:r w:rsidR="001B52ED" w:rsidDel="00EF7109">
            <w:delText xml:space="preserve"> with APIs like Ploty, Leaflet and </w:delText>
          </w:r>
        </w:del>
      </w:ins>
      <w:ins w:id="666" w:author="Crowder, Michael" w:date="2018-03-11T16:10:00Z">
        <w:del w:id="667" w:author="Lauren Darr" w:date="2018-05-09T12:06:00Z">
          <w:r w:rsidR="001B52ED" w:rsidDel="00EF7109">
            <w:delText>GeoPandas.</w:delText>
          </w:r>
        </w:del>
      </w:ins>
    </w:p>
    <w:p w14:paraId="63FC322B" w14:textId="77777777" w:rsidR="001B52ED" w:rsidDel="00C47BDC" w:rsidRDefault="001B52ED">
      <w:pPr>
        <w:ind w:firstLine="0"/>
        <w:rPr>
          <w:ins w:id="668" w:author="Crowder, Michael" w:date="2018-03-11T16:11:00Z"/>
          <w:del w:id="669" w:author="Lauren Darr" w:date="2018-05-02T12:04:00Z"/>
        </w:rPr>
        <w:pPrChange w:id="670" w:author="Crowder, Michael" w:date="2018-03-11T16:06:00Z">
          <w:pPr/>
        </w:pPrChange>
      </w:pPr>
    </w:p>
    <w:p w14:paraId="5D1D9574" w14:textId="77777777" w:rsidR="00F126BF" w:rsidDel="00EF7109" w:rsidRDefault="001B52ED">
      <w:pPr>
        <w:ind w:firstLine="0"/>
        <w:rPr>
          <w:ins w:id="671" w:author="Crowder, Michael" w:date="2018-03-11T17:48:00Z"/>
          <w:del w:id="672" w:author="Lauren Darr" w:date="2018-05-09T12:06:00Z"/>
        </w:rPr>
        <w:pPrChange w:id="673" w:author="Crowder, Michael" w:date="2018-03-11T16:06:00Z">
          <w:pPr/>
        </w:pPrChange>
      </w:pPr>
      <w:ins w:id="674" w:author="Crowder, Michael" w:date="2018-03-11T16:11:00Z">
        <w:del w:id="675" w:author="Lauren Darr" w:date="2018-05-09T12:06:00Z">
          <w:r w:rsidDel="00EF7109">
            <w:delText xml:space="preserve">From </w:delText>
          </w:r>
        </w:del>
      </w:ins>
      <w:ins w:id="676" w:author="Crowder, Michael" w:date="2018-03-11T16:19:00Z">
        <w:del w:id="677" w:author="Lauren Darr" w:date="2018-05-09T12:06:00Z">
          <w:r w:rsidR="00B469C6" w:rsidDel="00EF7109">
            <w:delText>a</w:delText>
          </w:r>
        </w:del>
      </w:ins>
      <w:ins w:id="678" w:author="Crowder, Michael" w:date="2018-03-11T16:15:00Z">
        <w:del w:id="679" w:author="Lauren Darr" w:date="2018-05-09T12:06:00Z">
          <w:r w:rsidR="00471582" w:rsidDel="00EF7109">
            <w:delText xml:space="preserve"> criminal </w:delText>
          </w:r>
        </w:del>
      </w:ins>
      <w:ins w:id="680" w:author="Crowder, Michael" w:date="2018-03-11T16:19:00Z">
        <w:del w:id="681" w:author="Lauren Darr" w:date="2018-05-09T12:06:00Z">
          <w:r w:rsidR="00B469C6" w:rsidDel="00EF7109">
            <w:delText>analyst’s</w:delText>
          </w:r>
        </w:del>
      </w:ins>
      <w:ins w:id="682" w:author="Crowder, Michael" w:date="2018-03-11T16:11:00Z">
        <w:del w:id="683" w:author="Lauren Darr" w:date="2018-05-09T12:06:00Z">
          <w:r w:rsidDel="00EF7109">
            <w:delText xml:space="preserve"> </w:delText>
          </w:r>
        </w:del>
      </w:ins>
      <w:ins w:id="684" w:author="Crowder, Michael" w:date="2018-03-11T16:15:00Z">
        <w:del w:id="685" w:author="Lauren Darr" w:date="2018-05-09T12:06:00Z">
          <w:r w:rsidR="00471582" w:rsidDel="00EF7109">
            <w:delText>perspective,</w:delText>
          </w:r>
        </w:del>
      </w:ins>
      <w:ins w:id="686" w:author="Crowder, Michael" w:date="2018-03-11T16:11:00Z">
        <w:del w:id="687" w:author="Lauren Darr" w:date="2018-05-09T12:06:00Z">
          <w:r w:rsidDel="00EF7109">
            <w:delText xml:space="preserve"> the International Association of Crime Analysts (IACA)</w:delText>
          </w:r>
        </w:del>
      </w:ins>
      <w:ins w:id="688" w:author="Crowder, Michael" w:date="2018-03-11T16:13:00Z">
        <w:del w:id="689" w:author="Lauren Darr" w:date="2018-05-09T12:06:00Z">
          <w:r w:rsidDel="00EF7109">
            <w:delText xml:space="preserve"> Standards, Methods and Technology Committee</w:delText>
          </w:r>
        </w:del>
      </w:ins>
      <w:ins w:id="690" w:author="Crowder, Michael" w:date="2018-03-11T16:11:00Z">
        <w:del w:id="691" w:author="Lauren Darr" w:date="2018-05-09T12:06:00Z">
          <w:r w:rsidDel="00EF7109">
            <w:delText xml:space="preserve"> has a white paper called </w:delText>
          </w:r>
        </w:del>
      </w:ins>
      <w:ins w:id="692" w:author="Crowder, Michael" w:date="2018-03-11T16:12:00Z">
        <w:del w:id="693" w:author="Lauren Darr" w:date="2018-05-09T12:06:00Z">
          <w:r w:rsidDel="00EF7109">
            <w:delText>“</w:delText>
          </w:r>
        </w:del>
      </w:ins>
      <w:ins w:id="694" w:author="Crowder, Michael" w:date="2018-03-11T16:13:00Z">
        <w:del w:id="695" w:author="Lauren Darr" w:date="2018-05-09T12:06:00Z">
          <w:r w:rsidDel="00EF7109">
            <w:delText>Identifying</w:delText>
          </w:r>
        </w:del>
      </w:ins>
      <w:ins w:id="696" w:author="Crowder, Michael" w:date="2018-03-11T16:12:00Z">
        <w:del w:id="697" w:author="Lauren Darr" w:date="2018-05-09T12:06:00Z">
          <w:r w:rsidDel="00EF7109">
            <w:delText xml:space="preserve"> High Crime Areas”</w:delText>
          </w:r>
        </w:del>
      </w:ins>
      <w:ins w:id="698" w:author="Crowder, Michael" w:date="2018-03-11T16:13:00Z">
        <w:del w:id="699" w:author="Lauren Darr" w:date="2018-05-09T12:06:00Z">
          <w:r w:rsidR="00471582" w:rsidDel="00EF7109">
            <w:delText xml:space="preserve">. One of the first points of the white paper is that crime is seldom </w:delText>
          </w:r>
        </w:del>
      </w:ins>
      <w:ins w:id="700" w:author="Crowder, Michael" w:date="2018-03-11T16:14:00Z">
        <w:del w:id="701" w:author="Lauren Darr" w:date="2018-05-09T12:06:00Z">
          <w:r w:rsidR="00471582" w:rsidDel="00EF7109">
            <w:delText>randomly</w:delText>
          </w:r>
        </w:del>
      </w:ins>
      <w:ins w:id="702" w:author="Crowder, Michael" w:date="2018-03-11T16:13:00Z">
        <w:del w:id="703" w:author="Lauren Darr" w:date="2018-05-09T12:06:00Z">
          <w:r w:rsidR="00471582" w:rsidDel="00EF7109">
            <w:delText xml:space="preserve"> </w:delText>
          </w:r>
        </w:del>
      </w:ins>
      <w:ins w:id="704" w:author="Crowder, Michael" w:date="2018-03-11T16:14:00Z">
        <w:del w:id="705" w:author="Lauren Darr" w:date="2018-05-09T12:06:00Z">
          <w:r w:rsidR="00471582" w:rsidDel="00EF7109">
            <w:delText xml:space="preserve">or evenly distributed across space. The identification of high crime areas </w:delText>
          </w:r>
        </w:del>
      </w:ins>
      <w:ins w:id="706" w:author="Crowder, Michael" w:date="2018-03-11T16:19:00Z">
        <w:del w:id="707" w:author="Lauren Darr" w:date="2018-05-09T12:06:00Z">
          <w:r w:rsidR="00B469C6" w:rsidDel="00EF7109">
            <w:delText>plays</w:delText>
          </w:r>
        </w:del>
      </w:ins>
      <w:ins w:id="708" w:author="Crowder, Michael" w:date="2018-03-11T16:14:00Z">
        <w:del w:id="709" w:author="Lauren Darr" w:date="2018-05-09T12:06:00Z">
          <w:r w:rsidR="00471582" w:rsidDel="00EF7109">
            <w:delText xml:space="preserve"> a key role in how law enforcement agencies operate and address crime in certain </w:delText>
          </w:r>
        </w:del>
      </w:ins>
      <w:ins w:id="710" w:author="Crowder, Michael" w:date="2018-03-11T16:19:00Z">
        <w:del w:id="711" w:author="Lauren Darr" w:date="2018-05-09T12:06:00Z">
          <w:r w:rsidR="00B469C6" w:rsidDel="00EF7109">
            <w:delText>areas [</w:delText>
          </w:r>
        </w:del>
      </w:ins>
      <w:ins w:id="712" w:author="Crowder, Michael" w:date="2018-03-11T16:14:00Z">
        <w:del w:id="713" w:author="Lauren Darr" w:date="2018-05-09T12:06:00Z">
          <w:r w:rsidR="00471582" w:rsidDel="00EF7109">
            <w:delText>1</w:delText>
          </w:r>
        </w:del>
        <w:del w:id="714" w:author="Lauren Darr" w:date="2018-03-13T13:54:00Z">
          <w:r w:rsidR="00471582" w:rsidDel="00604494">
            <w:delText>3</w:delText>
          </w:r>
        </w:del>
        <w:del w:id="715" w:author="Lauren Darr" w:date="2018-05-09T12:06:00Z">
          <w:r w:rsidR="00471582" w:rsidDel="00EF7109">
            <w:delText>].</w:delText>
          </w:r>
        </w:del>
      </w:ins>
      <w:ins w:id="716" w:author="Crowder, Michael" w:date="2018-03-11T16:16:00Z">
        <w:del w:id="717" w:author="Lauren Darr" w:date="2018-05-09T12:06:00Z">
          <w:r w:rsidR="002E7D11" w:rsidDel="00EF7109">
            <w:delText xml:space="preserve"> </w:delText>
          </w:r>
        </w:del>
      </w:ins>
      <w:ins w:id="718" w:author="Crowder, Michael" w:date="2018-03-11T16:18:00Z">
        <w:del w:id="719" w:author="Lauren Darr" w:date="2018-05-09T12:06:00Z">
          <w:r w:rsidR="00B469C6" w:rsidDel="00EF7109">
            <w:delText xml:space="preserve">The paper goes through various geospatial </w:delText>
          </w:r>
        </w:del>
      </w:ins>
      <w:ins w:id="720" w:author="Crowder, Michael" w:date="2018-03-11T16:19:00Z">
        <w:del w:id="721" w:author="Lauren Darr" w:date="2018-05-09T12:06:00Z">
          <w:r w:rsidR="00B469C6" w:rsidDel="00EF7109">
            <w:delText>visualizations</w:delText>
          </w:r>
        </w:del>
      </w:ins>
      <w:ins w:id="722" w:author="Crowder, Michael" w:date="2018-03-11T16:18:00Z">
        <w:del w:id="723" w:author="Lauren Darr" w:date="2018-05-09T12:06:00Z">
          <w:r w:rsidR="00B469C6" w:rsidDel="00EF7109">
            <w:delText xml:space="preserve"> that may be useful for the criminal analysts to </w:delText>
          </w:r>
        </w:del>
      </w:ins>
      <w:ins w:id="724" w:author="Crowder, Michael" w:date="2018-03-11T16:19:00Z">
        <w:del w:id="725" w:author="Lauren Darr" w:date="2018-05-09T12:06:00Z">
          <w:r w:rsidR="00B469C6" w:rsidDel="00EF7109">
            <w:delText>ascertain</w:delText>
          </w:r>
        </w:del>
      </w:ins>
      <w:ins w:id="726" w:author="Crowder, Michael" w:date="2018-03-11T16:18:00Z">
        <w:del w:id="727" w:author="Lauren Darr" w:date="2018-05-09T12:06:00Z">
          <w:r w:rsidR="00B469C6" w:rsidDel="00EF7109">
            <w:delText xml:space="preserve"> high crime areas in a city.</w:delText>
          </w:r>
        </w:del>
      </w:ins>
    </w:p>
    <w:p w14:paraId="52FB6A51" w14:textId="77777777" w:rsidR="00F126BF" w:rsidDel="00C47BDC" w:rsidRDefault="00F126BF">
      <w:pPr>
        <w:ind w:firstLine="0"/>
        <w:rPr>
          <w:ins w:id="728" w:author="Crowder, Michael" w:date="2018-03-11T17:48:00Z"/>
          <w:del w:id="729" w:author="Lauren Darr" w:date="2018-05-02T12:04:00Z"/>
        </w:rPr>
        <w:pPrChange w:id="730" w:author="Crowder, Michael" w:date="2018-03-11T16:06:00Z">
          <w:pPr/>
        </w:pPrChange>
      </w:pPr>
    </w:p>
    <w:p w14:paraId="122A83D7" w14:textId="77777777" w:rsidR="00376F80" w:rsidDel="00EF7109" w:rsidRDefault="00F126BF">
      <w:pPr>
        <w:ind w:firstLine="0"/>
        <w:rPr>
          <w:ins w:id="731" w:author="Crowder, Michael" w:date="2018-03-11T18:00:00Z"/>
          <w:del w:id="732" w:author="Lauren Darr" w:date="2018-05-09T12:06:00Z"/>
        </w:rPr>
        <w:pPrChange w:id="733" w:author="Crowder, Michael" w:date="2018-03-11T16:06:00Z">
          <w:pPr/>
        </w:pPrChange>
      </w:pPr>
      <w:ins w:id="734" w:author="Crowder, Michael" w:date="2018-03-11T17:48:00Z">
        <w:del w:id="735" w:author="Lauren Darr" w:date="2018-05-09T12:06:00Z">
          <w:r w:rsidDel="00EF7109">
            <w:delText xml:space="preserve">Research on novice users </w:delText>
          </w:r>
        </w:del>
      </w:ins>
      <w:ins w:id="736" w:author="Crowder, Michael" w:date="2018-03-11T18:06:00Z">
        <w:del w:id="737" w:author="Lauren Darr" w:date="2018-05-09T12:06:00Z">
          <w:r w:rsidR="004F23C5" w:rsidDel="00EF7109">
            <w:delText>in regard to</w:delText>
          </w:r>
        </w:del>
      </w:ins>
      <w:ins w:id="738" w:author="Crowder, Michael" w:date="2018-03-11T17:48:00Z">
        <w:del w:id="739" w:author="Lauren Darr" w:date="2018-05-09T12:06:00Z">
          <w:r w:rsidDel="00EF7109">
            <w:delText xml:space="preserve"> data visualization is very limited. </w:delText>
          </w:r>
        </w:del>
      </w:ins>
      <w:ins w:id="740" w:author="Crowder, Michael" w:date="2018-03-11T17:49:00Z">
        <w:del w:id="741" w:author="Lauren Darr" w:date="2018-05-09T12:06:00Z">
          <w:r w:rsidDel="00EF7109">
            <w:delText>One of the few papers that do exist from</w:delText>
          </w:r>
        </w:del>
      </w:ins>
      <w:ins w:id="742" w:author="Crowder, Michael" w:date="2018-03-11T17:50:00Z">
        <w:del w:id="743" w:author="Lauren Darr" w:date="2018-05-09T12:06:00Z">
          <w:r w:rsidDel="00EF7109">
            <w:delText xml:space="preserve"> Lee et. al. “How do People </w:delText>
          </w:r>
        </w:del>
      </w:ins>
      <w:ins w:id="744" w:author="Crowder, Michael" w:date="2018-03-11T17:51:00Z">
        <w:del w:id="745" w:author="Lauren Darr" w:date="2018-05-09T12:06:00Z">
          <w:r w:rsidDel="00EF7109">
            <w:delText xml:space="preserve">Make Sense of </w:delText>
          </w:r>
        </w:del>
      </w:ins>
      <w:ins w:id="746" w:author="Crowder, Michael" w:date="2018-03-14T18:04:00Z">
        <w:del w:id="747" w:author="Lauren Darr" w:date="2018-05-09T12:06:00Z">
          <w:r w:rsidR="00F956D3" w:rsidDel="00EF7109">
            <w:delText>Unfamiliar</w:delText>
          </w:r>
        </w:del>
      </w:ins>
      <w:ins w:id="748" w:author="Crowder, Michael" w:date="2018-03-11T17:51:00Z">
        <w:del w:id="749" w:author="Lauren Darr" w:date="2018-05-09T12:06:00Z">
          <w:r w:rsidDel="00EF7109">
            <w:delText xml:space="preserve"> </w:delText>
          </w:r>
        </w:del>
      </w:ins>
      <w:ins w:id="750" w:author="Crowder, Michael" w:date="2018-03-11T18:06:00Z">
        <w:del w:id="751" w:author="Lauren Darr" w:date="2018-05-09T12:06:00Z">
          <w:r w:rsidR="004F23C5" w:rsidDel="00EF7109">
            <w:delText>Visualizations?</w:delText>
          </w:r>
        </w:del>
      </w:ins>
      <w:ins w:id="752" w:author="Crowder, Michael" w:date="2018-03-11T17:51:00Z">
        <w:del w:id="753" w:author="Lauren Darr" w:date="2018-05-09T12:06:00Z">
          <w:r w:rsidDel="00EF7109">
            <w:delText xml:space="preserve"> A Grounded Model of Novice Information Visualization Sensemaking” the authors </w:delText>
          </w:r>
        </w:del>
      </w:ins>
      <w:ins w:id="754" w:author="Crowder, Michael" w:date="2018-03-11T17:53:00Z">
        <w:del w:id="755" w:author="Lauren Darr" w:date="2018-05-09T12:06:00Z">
          <w:r w:rsidDel="00EF7109">
            <w:delText xml:space="preserve">found five </w:delText>
          </w:r>
        </w:del>
      </w:ins>
      <w:ins w:id="756" w:author="Crowder, Michael" w:date="2018-03-11T17:55:00Z">
        <w:del w:id="757" w:author="Lauren Darr" w:date="2018-05-09T12:06:00Z">
          <w:r w:rsidDel="00EF7109">
            <w:delText>cognitive</w:delText>
          </w:r>
        </w:del>
      </w:ins>
      <w:ins w:id="758" w:author="Crowder, Michael" w:date="2018-03-11T17:53:00Z">
        <w:del w:id="759" w:author="Lauren Darr" w:date="2018-05-09T12:06:00Z">
          <w:r w:rsidDel="00EF7109">
            <w:delText xml:space="preserve"> activities that were most common between the study </w:delText>
          </w:r>
        </w:del>
      </w:ins>
      <w:ins w:id="760" w:author="Crowder, Michael" w:date="2018-03-11T17:55:00Z">
        <w:del w:id="761" w:author="Lauren Darr" w:date="2018-05-09T12:06:00Z">
          <w:r w:rsidDel="00EF7109">
            <w:delText>participants</w:delText>
          </w:r>
        </w:del>
      </w:ins>
      <w:ins w:id="762" w:author="Crowder, Michael" w:date="2018-03-11T17:56:00Z">
        <w:del w:id="763" w:author="Lauren Darr" w:date="2018-05-09T12:06:00Z">
          <w:r w:rsidDel="00EF7109">
            <w:delText xml:space="preserve">. The authors defined these five activities as the NOvis information Visualization </w:delText>
          </w:r>
        </w:del>
      </w:ins>
      <w:ins w:id="764" w:author="Crowder, Michael" w:date="2018-03-11T17:57:00Z">
        <w:del w:id="765" w:author="Lauren Darr" w:date="2018-05-09T12:06:00Z">
          <w:r w:rsidDel="00EF7109">
            <w:delText xml:space="preserve">Sensemaking or the </w:delText>
          </w:r>
        </w:del>
      </w:ins>
      <w:ins w:id="766" w:author="Crowder, Michael" w:date="2018-03-11T17:56:00Z">
        <w:del w:id="767" w:author="Lauren Darr" w:date="2018-05-09T12:06:00Z">
          <w:r w:rsidDel="00EF7109">
            <w:delText>NOVIS model</w:delText>
          </w:r>
        </w:del>
      </w:ins>
      <w:ins w:id="768" w:author="Crowder, Michael" w:date="2018-03-11T17:57:00Z">
        <w:del w:id="769" w:author="Lauren Darr" w:date="2018-05-09T12:06:00Z">
          <w:r w:rsidDel="00EF7109">
            <w:delText xml:space="preserve">. </w:delText>
          </w:r>
        </w:del>
      </w:ins>
      <w:ins w:id="770" w:author="Crowder, Michael" w:date="2018-03-11T17:59:00Z">
        <w:del w:id="771" w:author="Lauren Darr" w:date="2018-05-09T12:06:00Z">
          <w:r w:rsidR="00376F80" w:rsidDel="00EF7109">
            <w:delText xml:space="preserve">In figure 1 below the model </w:delText>
          </w:r>
        </w:del>
      </w:ins>
      <w:ins w:id="772" w:author="Crowder, Michael" w:date="2018-03-11T18:00:00Z">
        <w:del w:id="773" w:author="Lauren Darr" w:date="2018-05-09T12:06:00Z">
          <w:r w:rsidR="00376F80" w:rsidDel="00EF7109">
            <w:delText>consist</w:delText>
          </w:r>
        </w:del>
      </w:ins>
      <w:ins w:id="774" w:author="Crowder, Michael" w:date="2018-03-11T17:59:00Z">
        <w:del w:id="775" w:author="Lauren Darr" w:date="2018-05-09T12:06:00Z">
          <w:r w:rsidR="00376F80" w:rsidDel="00EF7109">
            <w:delText xml:space="preserve"> </w:delText>
          </w:r>
        </w:del>
      </w:ins>
      <w:ins w:id="776" w:author="Crowder, Michael" w:date="2018-03-11T18:00:00Z">
        <w:del w:id="777" w:author="Lauren Darr" w:date="2018-05-09T12:06:00Z">
          <w:r w:rsidR="00376F80" w:rsidDel="00EF7109">
            <w:delText>of:</w:delText>
          </w:r>
        </w:del>
      </w:ins>
    </w:p>
    <w:p w14:paraId="04107D7D" w14:textId="77777777" w:rsidR="00376F80" w:rsidDel="00EF7109" w:rsidRDefault="00376F80">
      <w:pPr>
        <w:ind w:firstLine="0"/>
        <w:rPr>
          <w:ins w:id="778" w:author="Crowder, Michael" w:date="2018-03-11T18:00:00Z"/>
          <w:del w:id="779" w:author="Lauren Darr" w:date="2018-05-09T12:06:00Z"/>
        </w:rPr>
        <w:pPrChange w:id="780" w:author="Crowder, Michael" w:date="2018-03-11T16:06:00Z">
          <w:pPr/>
        </w:pPrChange>
      </w:pPr>
    </w:p>
    <w:tbl>
      <w:tblPr>
        <w:tblW w:w="0" w:type="auto"/>
        <w:jc w:val="center"/>
        <w:tblLayout w:type="fixed"/>
        <w:tblCellMar>
          <w:left w:w="70" w:type="dxa"/>
          <w:right w:w="70" w:type="dxa"/>
        </w:tblCellMar>
        <w:tblLook w:val="0000" w:firstRow="0" w:lastRow="0" w:firstColumn="0" w:lastColumn="0" w:noHBand="0" w:noVBand="0"/>
      </w:tblPr>
      <w:tblGrid>
        <w:gridCol w:w="808"/>
        <w:gridCol w:w="3300"/>
      </w:tblGrid>
      <w:tr w:rsidR="00A1766B" w:rsidRPr="00371779" w:rsidDel="00EF7109" w14:paraId="0D0DE2BA" w14:textId="77777777" w:rsidTr="00817CB7">
        <w:trPr>
          <w:jc w:val="center"/>
          <w:ins w:id="781" w:author="Crowder, Michael" w:date="2018-03-11T18:00:00Z"/>
          <w:del w:id="782" w:author="Lauren Darr" w:date="2018-05-09T12:06:00Z"/>
        </w:trPr>
        <w:tc>
          <w:tcPr>
            <w:tcW w:w="808" w:type="dxa"/>
            <w:tcBorders>
              <w:top w:val="single" w:sz="12" w:space="0" w:color="000000"/>
              <w:bottom w:val="single" w:sz="6" w:space="0" w:color="000000"/>
            </w:tcBorders>
          </w:tcPr>
          <w:p w14:paraId="07AAE899" w14:textId="77777777" w:rsidR="00A1766B" w:rsidRPr="00371779" w:rsidDel="00EF7109" w:rsidRDefault="00A1766B" w:rsidP="00A947FD">
            <w:pPr>
              <w:ind w:firstLine="0"/>
              <w:rPr>
                <w:ins w:id="783" w:author="Crowder, Michael" w:date="2018-03-11T18:00:00Z"/>
                <w:del w:id="784" w:author="Lauren Darr" w:date="2018-05-09T12:06:00Z"/>
                <w:sz w:val="18"/>
                <w:szCs w:val="18"/>
              </w:rPr>
            </w:pPr>
            <w:ins w:id="785" w:author="Crowder, Michael" w:date="2018-03-11T18:01:00Z">
              <w:del w:id="786" w:author="Lauren Darr" w:date="2018-05-09T12:06:00Z">
                <w:r w:rsidDel="00EF7109">
                  <w:rPr>
                    <w:sz w:val="18"/>
                    <w:szCs w:val="18"/>
                  </w:rPr>
                  <w:delText>Number</w:delText>
                </w:r>
              </w:del>
            </w:ins>
          </w:p>
        </w:tc>
        <w:tc>
          <w:tcPr>
            <w:tcW w:w="3300" w:type="dxa"/>
            <w:tcBorders>
              <w:top w:val="single" w:sz="12" w:space="0" w:color="000000"/>
              <w:bottom w:val="single" w:sz="6" w:space="0" w:color="000000"/>
            </w:tcBorders>
          </w:tcPr>
          <w:p w14:paraId="42A9F44C" w14:textId="77777777" w:rsidR="00A1766B" w:rsidRPr="00376F80" w:rsidDel="00EF7109" w:rsidRDefault="00A1766B" w:rsidP="00A947FD">
            <w:pPr>
              <w:ind w:firstLine="0"/>
              <w:rPr>
                <w:ins w:id="787" w:author="Crowder, Michael" w:date="2018-03-11T18:00:00Z"/>
                <w:del w:id="788" w:author="Lauren Darr" w:date="2018-05-09T12:06:00Z"/>
                <w:rPrChange w:id="789" w:author="Crowder, Michael" w:date="2018-03-11T18:02:00Z">
                  <w:rPr>
                    <w:ins w:id="790" w:author="Crowder, Michael" w:date="2018-03-11T18:00:00Z"/>
                    <w:del w:id="791" w:author="Lauren Darr" w:date="2018-05-09T12:06:00Z"/>
                    <w:sz w:val="18"/>
                    <w:szCs w:val="18"/>
                  </w:rPr>
                </w:rPrChange>
              </w:rPr>
            </w:pPr>
            <w:ins w:id="792" w:author="Crowder, Michael" w:date="2018-03-11T18:01:00Z">
              <w:del w:id="793" w:author="Lauren Darr" w:date="2018-05-09T12:06:00Z">
                <w:r w:rsidRPr="00376F80" w:rsidDel="00EF7109">
                  <w:rPr>
                    <w:rPrChange w:id="794" w:author="Crowder, Michael" w:date="2018-03-11T18:02:00Z">
                      <w:rPr>
                        <w:sz w:val="18"/>
                        <w:szCs w:val="18"/>
                      </w:rPr>
                    </w:rPrChange>
                  </w:rPr>
                  <w:delText>Activity Name</w:delText>
                </w:r>
              </w:del>
            </w:ins>
          </w:p>
        </w:tc>
      </w:tr>
      <w:tr w:rsidR="00A1766B" w:rsidRPr="00371779" w:rsidDel="00EF7109" w14:paraId="5D6ECE4B" w14:textId="77777777" w:rsidTr="00817CB7">
        <w:trPr>
          <w:jc w:val="center"/>
          <w:ins w:id="795" w:author="Crowder, Michael" w:date="2018-03-11T18:00:00Z"/>
          <w:del w:id="796" w:author="Lauren Darr" w:date="2018-05-09T12:06:00Z"/>
        </w:trPr>
        <w:tc>
          <w:tcPr>
            <w:tcW w:w="808" w:type="dxa"/>
          </w:tcPr>
          <w:p w14:paraId="68BFA840" w14:textId="77777777" w:rsidR="00A1766B" w:rsidRPr="00371779" w:rsidDel="00EF7109" w:rsidRDefault="00A1766B">
            <w:pPr>
              <w:ind w:firstLine="0"/>
              <w:jc w:val="center"/>
              <w:rPr>
                <w:ins w:id="797" w:author="Crowder, Michael" w:date="2018-03-11T18:00:00Z"/>
                <w:del w:id="798" w:author="Lauren Darr" w:date="2018-05-09T12:06:00Z"/>
                <w:sz w:val="18"/>
                <w:szCs w:val="18"/>
              </w:rPr>
              <w:pPrChange w:id="799" w:author="Crowder, Michael" w:date="2018-03-11T18:05:00Z">
                <w:pPr>
                  <w:ind w:firstLine="0"/>
                </w:pPr>
              </w:pPrChange>
            </w:pPr>
            <w:ins w:id="800" w:author="Crowder, Michael" w:date="2018-03-11T18:02:00Z">
              <w:del w:id="801" w:author="Lauren Darr" w:date="2018-05-09T12:06:00Z">
                <w:r w:rsidDel="00EF7109">
                  <w:rPr>
                    <w:sz w:val="18"/>
                    <w:szCs w:val="18"/>
                  </w:rPr>
                  <w:delText>1</w:delText>
                </w:r>
              </w:del>
            </w:ins>
          </w:p>
        </w:tc>
        <w:tc>
          <w:tcPr>
            <w:tcW w:w="3300" w:type="dxa"/>
          </w:tcPr>
          <w:p w14:paraId="1BA67F50" w14:textId="77777777" w:rsidR="00A1766B" w:rsidRPr="00376F80" w:rsidDel="00EF7109" w:rsidRDefault="00A1766B" w:rsidP="00A947FD">
            <w:pPr>
              <w:ind w:firstLine="0"/>
              <w:rPr>
                <w:ins w:id="802" w:author="Crowder, Michael" w:date="2018-03-11T18:00:00Z"/>
                <w:del w:id="803" w:author="Lauren Darr" w:date="2018-05-09T12:06:00Z"/>
                <w:rPrChange w:id="804" w:author="Crowder, Michael" w:date="2018-03-11T18:03:00Z">
                  <w:rPr>
                    <w:ins w:id="805" w:author="Crowder, Michael" w:date="2018-03-11T18:00:00Z"/>
                    <w:del w:id="806" w:author="Lauren Darr" w:date="2018-05-09T12:06:00Z"/>
                    <w:sz w:val="18"/>
                    <w:szCs w:val="18"/>
                  </w:rPr>
                </w:rPrChange>
              </w:rPr>
            </w:pPr>
            <w:ins w:id="807" w:author="Crowder, Michael" w:date="2018-03-11T18:03:00Z">
              <w:del w:id="808" w:author="Lauren Darr" w:date="2018-05-09T12:06:00Z">
                <w:r w:rsidDel="00EF7109">
                  <w:delText>Encountering Visualization</w:delText>
                </w:r>
              </w:del>
            </w:ins>
          </w:p>
        </w:tc>
      </w:tr>
      <w:tr w:rsidR="00A1766B" w:rsidRPr="00371779" w:rsidDel="00EF7109" w14:paraId="2A7B3F2E" w14:textId="77777777" w:rsidTr="00817CB7">
        <w:trPr>
          <w:jc w:val="center"/>
          <w:ins w:id="809" w:author="Crowder, Michael" w:date="2018-03-11T18:00:00Z"/>
          <w:del w:id="810" w:author="Lauren Darr" w:date="2018-05-09T12:06:00Z"/>
        </w:trPr>
        <w:tc>
          <w:tcPr>
            <w:tcW w:w="808" w:type="dxa"/>
          </w:tcPr>
          <w:p w14:paraId="7EECEFDB" w14:textId="77777777" w:rsidR="00A1766B" w:rsidRPr="00371779" w:rsidDel="00EF7109" w:rsidRDefault="00A1766B">
            <w:pPr>
              <w:ind w:firstLine="0"/>
              <w:jc w:val="center"/>
              <w:rPr>
                <w:ins w:id="811" w:author="Crowder, Michael" w:date="2018-03-11T18:00:00Z"/>
                <w:del w:id="812" w:author="Lauren Darr" w:date="2018-05-09T12:06:00Z"/>
                <w:sz w:val="18"/>
                <w:szCs w:val="18"/>
              </w:rPr>
              <w:pPrChange w:id="813" w:author="Crowder, Michael" w:date="2018-03-11T18:05:00Z">
                <w:pPr>
                  <w:ind w:firstLine="0"/>
                </w:pPr>
              </w:pPrChange>
            </w:pPr>
            <w:ins w:id="814" w:author="Crowder, Michael" w:date="2018-03-11T18:02:00Z">
              <w:del w:id="815" w:author="Lauren Darr" w:date="2018-05-09T12:06:00Z">
                <w:r w:rsidDel="00EF7109">
                  <w:rPr>
                    <w:sz w:val="18"/>
                    <w:szCs w:val="18"/>
                  </w:rPr>
                  <w:delText>2</w:delText>
                </w:r>
              </w:del>
            </w:ins>
          </w:p>
        </w:tc>
        <w:tc>
          <w:tcPr>
            <w:tcW w:w="3300" w:type="dxa"/>
          </w:tcPr>
          <w:p w14:paraId="62BA91E1" w14:textId="77777777" w:rsidR="00A1766B" w:rsidRPr="00376F80" w:rsidDel="00EF7109" w:rsidRDefault="00A1766B" w:rsidP="00A947FD">
            <w:pPr>
              <w:ind w:firstLine="0"/>
              <w:rPr>
                <w:ins w:id="816" w:author="Crowder, Michael" w:date="2018-03-11T18:00:00Z"/>
                <w:del w:id="817" w:author="Lauren Darr" w:date="2018-05-09T12:06:00Z"/>
                <w:rPrChange w:id="818" w:author="Crowder, Michael" w:date="2018-03-11T18:03:00Z">
                  <w:rPr>
                    <w:ins w:id="819" w:author="Crowder, Michael" w:date="2018-03-11T18:00:00Z"/>
                    <w:del w:id="820" w:author="Lauren Darr" w:date="2018-05-09T12:06:00Z"/>
                    <w:sz w:val="18"/>
                    <w:szCs w:val="18"/>
                  </w:rPr>
                </w:rPrChange>
              </w:rPr>
            </w:pPr>
            <w:ins w:id="821" w:author="Crowder, Michael" w:date="2018-03-11T18:04:00Z">
              <w:del w:id="822" w:author="Lauren Darr" w:date="2018-05-09T12:06:00Z">
                <w:r w:rsidDel="00EF7109">
                  <w:delText>Constructing a Frame</w:delText>
                </w:r>
              </w:del>
            </w:ins>
          </w:p>
        </w:tc>
      </w:tr>
      <w:tr w:rsidR="00A1766B" w:rsidRPr="00371779" w:rsidDel="00EF7109" w14:paraId="11D7961E" w14:textId="77777777" w:rsidTr="00817CB7">
        <w:trPr>
          <w:jc w:val="center"/>
          <w:ins w:id="823" w:author="Crowder, Michael" w:date="2018-03-11T18:00:00Z"/>
          <w:del w:id="824" w:author="Lauren Darr" w:date="2018-05-09T12:06:00Z"/>
        </w:trPr>
        <w:tc>
          <w:tcPr>
            <w:tcW w:w="808" w:type="dxa"/>
          </w:tcPr>
          <w:p w14:paraId="55338467" w14:textId="77777777" w:rsidR="00A1766B" w:rsidRPr="00371779" w:rsidDel="00EF7109" w:rsidRDefault="00A1766B">
            <w:pPr>
              <w:ind w:firstLine="0"/>
              <w:jc w:val="center"/>
              <w:rPr>
                <w:ins w:id="825" w:author="Crowder, Michael" w:date="2018-03-11T18:00:00Z"/>
                <w:del w:id="826" w:author="Lauren Darr" w:date="2018-05-09T12:06:00Z"/>
                <w:sz w:val="18"/>
                <w:szCs w:val="18"/>
              </w:rPr>
              <w:pPrChange w:id="827" w:author="Crowder, Michael" w:date="2018-03-11T18:05:00Z">
                <w:pPr>
                  <w:ind w:firstLine="0"/>
                </w:pPr>
              </w:pPrChange>
            </w:pPr>
            <w:ins w:id="828" w:author="Crowder, Michael" w:date="2018-03-11T18:02:00Z">
              <w:del w:id="829" w:author="Lauren Darr" w:date="2018-05-09T12:06:00Z">
                <w:r w:rsidDel="00EF7109">
                  <w:rPr>
                    <w:sz w:val="18"/>
                    <w:szCs w:val="18"/>
                  </w:rPr>
                  <w:delText>3</w:delText>
                </w:r>
              </w:del>
            </w:ins>
          </w:p>
        </w:tc>
        <w:tc>
          <w:tcPr>
            <w:tcW w:w="3300" w:type="dxa"/>
          </w:tcPr>
          <w:p w14:paraId="346B4234" w14:textId="77777777" w:rsidR="00A1766B" w:rsidRPr="00376F80" w:rsidDel="00EF7109" w:rsidRDefault="00A1766B" w:rsidP="00A947FD">
            <w:pPr>
              <w:ind w:firstLine="0"/>
              <w:rPr>
                <w:ins w:id="830" w:author="Crowder, Michael" w:date="2018-03-11T18:00:00Z"/>
                <w:del w:id="831" w:author="Lauren Darr" w:date="2018-05-09T12:06:00Z"/>
                <w:rPrChange w:id="832" w:author="Crowder, Michael" w:date="2018-03-11T18:03:00Z">
                  <w:rPr>
                    <w:ins w:id="833" w:author="Crowder, Michael" w:date="2018-03-11T18:00:00Z"/>
                    <w:del w:id="834" w:author="Lauren Darr" w:date="2018-05-09T12:06:00Z"/>
                    <w:sz w:val="18"/>
                    <w:szCs w:val="18"/>
                  </w:rPr>
                </w:rPrChange>
              </w:rPr>
            </w:pPr>
            <w:ins w:id="835" w:author="Crowder, Michael" w:date="2018-03-11T18:04:00Z">
              <w:del w:id="836" w:author="Lauren Darr" w:date="2018-05-09T12:06:00Z">
                <w:r w:rsidDel="00EF7109">
                  <w:delText>Exploring Visualization</w:delText>
                </w:r>
              </w:del>
            </w:ins>
          </w:p>
        </w:tc>
      </w:tr>
      <w:tr w:rsidR="00A1766B" w:rsidRPr="00371779" w:rsidDel="00EF7109" w14:paraId="403E65EF" w14:textId="77777777" w:rsidTr="00817CB7">
        <w:trPr>
          <w:trHeight w:val="77"/>
          <w:jc w:val="center"/>
          <w:ins w:id="837" w:author="Crowder, Michael" w:date="2018-03-11T18:00:00Z"/>
          <w:del w:id="838" w:author="Lauren Darr" w:date="2018-05-09T12:06:00Z"/>
        </w:trPr>
        <w:tc>
          <w:tcPr>
            <w:tcW w:w="808" w:type="dxa"/>
          </w:tcPr>
          <w:p w14:paraId="16A6AC7B" w14:textId="77777777" w:rsidR="00A1766B" w:rsidRPr="00371779" w:rsidDel="00EF7109" w:rsidRDefault="00A1766B">
            <w:pPr>
              <w:ind w:firstLine="0"/>
              <w:jc w:val="center"/>
              <w:rPr>
                <w:ins w:id="839" w:author="Crowder, Michael" w:date="2018-03-11T18:00:00Z"/>
                <w:del w:id="840" w:author="Lauren Darr" w:date="2018-05-09T12:06:00Z"/>
                <w:sz w:val="18"/>
                <w:szCs w:val="18"/>
              </w:rPr>
              <w:pPrChange w:id="841" w:author="Crowder, Michael" w:date="2018-03-11T18:05:00Z">
                <w:pPr>
                  <w:ind w:firstLine="0"/>
                </w:pPr>
              </w:pPrChange>
            </w:pPr>
            <w:ins w:id="842" w:author="Crowder, Michael" w:date="2018-03-11T18:02:00Z">
              <w:del w:id="843" w:author="Lauren Darr" w:date="2018-05-09T12:06:00Z">
                <w:r w:rsidDel="00EF7109">
                  <w:rPr>
                    <w:sz w:val="18"/>
                    <w:szCs w:val="18"/>
                  </w:rPr>
                  <w:delText>4</w:delText>
                </w:r>
              </w:del>
            </w:ins>
          </w:p>
        </w:tc>
        <w:tc>
          <w:tcPr>
            <w:tcW w:w="3300" w:type="dxa"/>
          </w:tcPr>
          <w:p w14:paraId="1333AB46" w14:textId="77777777" w:rsidR="00A1766B" w:rsidRPr="00376F80" w:rsidDel="00EF7109" w:rsidRDefault="00A1766B" w:rsidP="00A947FD">
            <w:pPr>
              <w:ind w:firstLine="0"/>
              <w:rPr>
                <w:ins w:id="844" w:author="Crowder, Michael" w:date="2018-03-11T18:00:00Z"/>
                <w:del w:id="845" w:author="Lauren Darr" w:date="2018-05-09T12:06:00Z"/>
                <w:rPrChange w:id="846" w:author="Crowder, Michael" w:date="2018-03-11T18:03:00Z">
                  <w:rPr>
                    <w:ins w:id="847" w:author="Crowder, Michael" w:date="2018-03-11T18:00:00Z"/>
                    <w:del w:id="848" w:author="Lauren Darr" w:date="2018-05-09T12:06:00Z"/>
                    <w:sz w:val="18"/>
                    <w:szCs w:val="18"/>
                  </w:rPr>
                </w:rPrChange>
              </w:rPr>
            </w:pPr>
            <w:ins w:id="849" w:author="Crowder, Michael" w:date="2018-03-11T18:04:00Z">
              <w:del w:id="850" w:author="Lauren Darr" w:date="2018-05-09T12:06:00Z">
                <w:r w:rsidDel="00EF7109">
                  <w:delText>Questioning the Frame</w:delText>
                </w:r>
              </w:del>
            </w:ins>
          </w:p>
        </w:tc>
      </w:tr>
      <w:tr w:rsidR="00A1766B" w:rsidRPr="00371779" w:rsidDel="00EF7109" w14:paraId="4BAE26BF" w14:textId="77777777" w:rsidTr="00817CB7">
        <w:trPr>
          <w:jc w:val="center"/>
          <w:ins w:id="851" w:author="Crowder, Michael" w:date="2018-03-11T18:00:00Z"/>
          <w:del w:id="852" w:author="Lauren Darr" w:date="2018-05-09T12:06:00Z"/>
        </w:trPr>
        <w:tc>
          <w:tcPr>
            <w:tcW w:w="808" w:type="dxa"/>
            <w:tcBorders>
              <w:bottom w:val="single" w:sz="12" w:space="0" w:color="000000"/>
            </w:tcBorders>
          </w:tcPr>
          <w:p w14:paraId="34D962EF" w14:textId="77777777" w:rsidR="00A1766B" w:rsidRPr="00371779" w:rsidDel="00EF7109" w:rsidRDefault="00A1766B">
            <w:pPr>
              <w:ind w:firstLine="0"/>
              <w:jc w:val="center"/>
              <w:rPr>
                <w:ins w:id="853" w:author="Crowder, Michael" w:date="2018-03-11T18:00:00Z"/>
                <w:del w:id="854" w:author="Lauren Darr" w:date="2018-05-09T12:06:00Z"/>
                <w:sz w:val="18"/>
                <w:szCs w:val="18"/>
              </w:rPr>
              <w:pPrChange w:id="855" w:author="Crowder, Michael" w:date="2018-03-11T18:05:00Z">
                <w:pPr>
                  <w:ind w:firstLine="0"/>
                </w:pPr>
              </w:pPrChange>
            </w:pPr>
            <w:ins w:id="856" w:author="Crowder, Michael" w:date="2018-03-11T18:02:00Z">
              <w:del w:id="857" w:author="Lauren Darr" w:date="2018-05-09T12:06:00Z">
                <w:r w:rsidDel="00EF7109">
                  <w:rPr>
                    <w:sz w:val="18"/>
                    <w:szCs w:val="18"/>
                  </w:rPr>
                  <w:delText>5</w:delText>
                </w:r>
              </w:del>
            </w:ins>
          </w:p>
        </w:tc>
        <w:tc>
          <w:tcPr>
            <w:tcW w:w="3300" w:type="dxa"/>
            <w:tcBorders>
              <w:bottom w:val="single" w:sz="12" w:space="0" w:color="000000"/>
            </w:tcBorders>
          </w:tcPr>
          <w:p w14:paraId="12B52DE3" w14:textId="77777777" w:rsidR="00A1766B" w:rsidRPr="00376F80" w:rsidDel="00EF7109" w:rsidRDefault="00A1766B" w:rsidP="00A947FD">
            <w:pPr>
              <w:ind w:firstLine="0"/>
              <w:rPr>
                <w:ins w:id="858" w:author="Crowder, Michael" w:date="2018-03-11T18:00:00Z"/>
                <w:del w:id="859" w:author="Lauren Darr" w:date="2018-05-09T12:06:00Z"/>
                <w:rPrChange w:id="860" w:author="Crowder, Michael" w:date="2018-03-11T18:04:00Z">
                  <w:rPr>
                    <w:ins w:id="861" w:author="Crowder, Michael" w:date="2018-03-11T18:00:00Z"/>
                    <w:del w:id="862" w:author="Lauren Darr" w:date="2018-05-09T12:06:00Z"/>
                    <w:sz w:val="18"/>
                    <w:szCs w:val="18"/>
                  </w:rPr>
                </w:rPrChange>
              </w:rPr>
            </w:pPr>
            <w:ins w:id="863" w:author="Crowder, Michael" w:date="2018-03-11T18:04:00Z">
              <w:del w:id="864" w:author="Lauren Darr" w:date="2018-05-09T12:06:00Z">
                <w:r w:rsidDel="00EF7109">
                  <w:delText>Flounder on Visualization</w:delText>
                </w:r>
              </w:del>
            </w:ins>
          </w:p>
        </w:tc>
      </w:tr>
    </w:tbl>
    <w:p w14:paraId="73113996" w14:textId="77777777" w:rsidR="004F23C5" w:rsidDel="00EF7109" w:rsidRDefault="004F23C5">
      <w:pPr>
        <w:ind w:firstLine="0"/>
        <w:rPr>
          <w:ins w:id="865" w:author="Crowder, Michael" w:date="2018-03-11T18:08:00Z"/>
          <w:del w:id="866" w:author="Lauren Darr" w:date="2018-05-09T12:06:00Z"/>
        </w:rPr>
        <w:pPrChange w:id="867" w:author="Crowder, Michael" w:date="2018-03-11T16:06:00Z">
          <w:pPr/>
        </w:pPrChange>
      </w:pPr>
    </w:p>
    <w:p w14:paraId="76DB2547" w14:textId="77777777" w:rsidR="00C951AE" w:rsidRPr="00631A51" w:rsidDel="00EF7109" w:rsidRDefault="006371AD">
      <w:pPr>
        <w:ind w:firstLine="0"/>
        <w:rPr>
          <w:del w:id="868" w:author="Lauren Darr" w:date="2018-05-09T12:06:00Z"/>
        </w:rPr>
        <w:pPrChange w:id="869" w:author="Crowder, Michael" w:date="2018-03-11T16:06:00Z">
          <w:pPr/>
        </w:pPrChange>
      </w:pPr>
      <w:ins w:id="870" w:author="Crowder, Michael" w:date="2018-03-11T18:11:00Z">
        <w:del w:id="871" w:author="Lauren Darr" w:date="2018-05-09T12:06:00Z">
          <w:r w:rsidDel="00EF7109">
            <w:delText xml:space="preserve">When </w:delText>
          </w:r>
          <w:r w:rsidRPr="00654D0B" w:rsidDel="00EF7109">
            <w:rPr>
              <w:i/>
              <w:rPrChange w:id="872" w:author="Crowder, Michael" w:date="2018-03-11T18:19:00Z">
                <w:rPr/>
              </w:rPrChange>
            </w:rPr>
            <w:delText xml:space="preserve">encountering </w:delText>
          </w:r>
        </w:del>
      </w:ins>
      <w:ins w:id="873" w:author="Crowder, Michael" w:date="2018-03-11T18:17:00Z">
        <w:del w:id="874" w:author="Lauren Darr" w:date="2018-05-09T12:06:00Z">
          <w:r w:rsidRPr="00654D0B" w:rsidDel="00EF7109">
            <w:rPr>
              <w:i/>
              <w:rPrChange w:id="875" w:author="Crowder, Michael" w:date="2018-03-11T18:19:00Z">
                <w:rPr/>
              </w:rPrChange>
            </w:rPr>
            <w:delText>visualization</w:delText>
          </w:r>
          <w:r w:rsidDel="00EF7109">
            <w:delText>,</w:delText>
          </w:r>
        </w:del>
      </w:ins>
      <w:ins w:id="876" w:author="Crowder, Michael" w:date="2018-03-11T18:11:00Z">
        <w:del w:id="877" w:author="Lauren Darr" w:date="2018-05-09T12:06:00Z">
          <w:r w:rsidDel="00EF7109">
            <w:delText xml:space="preserve"> the user looks at the information visualization as a whole. </w:delText>
          </w:r>
        </w:del>
      </w:ins>
      <w:ins w:id="878" w:author="Crowder, Michael" w:date="2018-03-11T18:17:00Z">
        <w:del w:id="879" w:author="Lauren Darr" w:date="2018-05-09T12:06:00Z">
          <w:r w:rsidDel="00EF7109">
            <w:delText>Secondly</w:delText>
          </w:r>
        </w:del>
      </w:ins>
      <w:ins w:id="880" w:author="Crowder, Michael" w:date="2018-03-11T18:11:00Z">
        <w:del w:id="881" w:author="Lauren Darr" w:date="2018-05-09T12:06:00Z">
          <w:r w:rsidDel="00EF7109">
            <w:delText xml:space="preserve"> the subject would </w:delText>
          </w:r>
          <w:r w:rsidRPr="00654D0B" w:rsidDel="00EF7109">
            <w:rPr>
              <w:i/>
              <w:rPrChange w:id="882" w:author="Crowder, Michael" w:date="2018-03-11T18:19:00Z">
                <w:rPr/>
              </w:rPrChange>
            </w:rPr>
            <w:delText>construct a frame</w:delText>
          </w:r>
          <w:r w:rsidDel="00EF7109">
            <w:delText xml:space="preserve"> to make sense of a visualization though the </w:delText>
          </w:r>
        </w:del>
      </w:ins>
      <w:ins w:id="883" w:author="Crowder, Michael" w:date="2018-03-11T18:22:00Z">
        <w:del w:id="884" w:author="Lauren Darr" w:date="2018-05-09T12:06:00Z">
          <w:r w:rsidR="001D25F8" w:rsidDel="00EF7109">
            <w:delText>reliance</w:delText>
          </w:r>
        </w:del>
      </w:ins>
      <w:ins w:id="885" w:author="Crowder, Michael" w:date="2018-03-11T18:11:00Z">
        <w:del w:id="886" w:author="Lauren Darr" w:date="2018-05-09T12:06:00Z">
          <w:r w:rsidDel="00EF7109">
            <w:delText xml:space="preserve"> on items such as a</w:delText>
          </w:r>
        </w:del>
      </w:ins>
      <w:ins w:id="887" w:author="Crowder, Michael" w:date="2018-03-11T18:18:00Z">
        <w:del w:id="888" w:author="Lauren Darr" w:date="2018-05-09T12:06:00Z">
          <w:r w:rsidDel="00EF7109">
            <w:delText>n</w:delText>
          </w:r>
        </w:del>
      </w:ins>
      <w:ins w:id="889" w:author="Crowder, Michael" w:date="2018-03-11T18:11:00Z">
        <w:del w:id="890" w:author="Lauren Darr" w:date="2018-05-09T12:06:00Z">
          <w:r w:rsidDel="00EF7109">
            <w:delText xml:space="preserve"> axis, legend or data </w:delText>
          </w:r>
        </w:del>
      </w:ins>
      <w:ins w:id="891" w:author="Crowder, Michael" w:date="2018-03-11T18:17:00Z">
        <w:del w:id="892" w:author="Lauren Darr" w:date="2018-05-09T12:06:00Z">
          <w:r w:rsidDel="00EF7109">
            <w:delText>labels</w:delText>
          </w:r>
        </w:del>
      </w:ins>
      <w:ins w:id="893" w:author="Crowder, Michael" w:date="2018-03-11T18:11:00Z">
        <w:del w:id="894" w:author="Lauren Darr" w:date="2018-05-09T12:06:00Z">
          <w:r w:rsidDel="00EF7109">
            <w:delText xml:space="preserve">. </w:delText>
          </w:r>
        </w:del>
      </w:ins>
      <w:ins w:id="895" w:author="Crowder, Michael" w:date="2018-03-11T18:15:00Z">
        <w:del w:id="896" w:author="Lauren Darr" w:date="2018-05-09T12:06:00Z">
          <w:r w:rsidDel="00EF7109">
            <w:delText xml:space="preserve">From here the user is </w:delText>
          </w:r>
          <w:r w:rsidRPr="00654D0B" w:rsidDel="00EF7109">
            <w:rPr>
              <w:i/>
              <w:rPrChange w:id="897" w:author="Crowder, Michael" w:date="2018-03-11T18:19:00Z">
                <w:rPr/>
              </w:rPrChange>
            </w:rPr>
            <w:delText>exploring vis</w:delText>
          </w:r>
        </w:del>
      </w:ins>
      <w:ins w:id="898" w:author="Crowder, Michael" w:date="2018-03-11T18:17:00Z">
        <w:del w:id="899" w:author="Lauren Darr" w:date="2018-05-09T12:06:00Z">
          <w:r w:rsidRPr="00654D0B" w:rsidDel="00EF7109">
            <w:rPr>
              <w:i/>
              <w:rPrChange w:id="900" w:author="Crowder, Michael" w:date="2018-03-11T18:19:00Z">
                <w:rPr/>
              </w:rPrChange>
            </w:rPr>
            <w:delText>ualization</w:delText>
          </w:r>
        </w:del>
      </w:ins>
      <w:ins w:id="901" w:author="Crowder, Michael" w:date="2018-03-11T18:15:00Z">
        <w:del w:id="902" w:author="Lauren Darr" w:date="2018-05-09T12:06:00Z">
          <w:r w:rsidDel="00EF7109">
            <w:delText xml:space="preserve"> through the constructed frame</w:delText>
          </w:r>
        </w:del>
      </w:ins>
      <w:ins w:id="903" w:author="Crowder, Michael" w:date="2018-03-11T18:16:00Z">
        <w:del w:id="904" w:author="Lauren Darr" w:date="2018-03-12T21:17:00Z">
          <w:r w:rsidDel="00895E5A">
            <w:delText xml:space="preserve"> frame</w:delText>
          </w:r>
        </w:del>
        <w:del w:id="905" w:author="Lauren Darr" w:date="2018-05-09T12:06:00Z">
          <w:r w:rsidDel="00EF7109">
            <w:delText>. They retrieve information, recall domain knowledge and wonde</w:delText>
          </w:r>
        </w:del>
        <w:del w:id="906" w:author="Lauren Darr" w:date="2018-03-12T21:17:00Z">
          <w:r w:rsidDel="00895E5A">
            <w:delText>ring</w:delText>
          </w:r>
        </w:del>
        <w:del w:id="907" w:author="Lauren Darr" w:date="2018-05-09T12:06:00Z">
          <w:r w:rsidDel="00EF7109">
            <w:delText xml:space="preserve"> around the </w:delText>
          </w:r>
        </w:del>
      </w:ins>
      <w:ins w:id="908" w:author="Crowder, Michael" w:date="2018-03-11T18:18:00Z">
        <w:del w:id="909" w:author="Lauren Darr" w:date="2018-05-09T12:06:00Z">
          <w:r w:rsidR="00654D0B" w:rsidDel="00EF7109">
            <w:delText>visualization</w:delText>
          </w:r>
        </w:del>
      </w:ins>
      <w:ins w:id="910" w:author="Crowder, Michael" w:date="2018-03-11T18:16:00Z">
        <w:del w:id="911" w:author="Lauren Darr" w:date="2018-05-09T12:06:00Z">
          <w:r w:rsidDel="00EF7109">
            <w:delText>.</w:delText>
          </w:r>
        </w:del>
      </w:ins>
      <w:ins w:id="912" w:author="Crowder, Michael" w:date="2018-03-11T18:18:00Z">
        <w:del w:id="913" w:author="Lauren Darr" w:date="2018-05-09T12:06:00Z">
          <w:r w:rsidR="00654D0B" w:rsidDel="00EF7109">
            <w:delText xml:space="preserve"> After </w:delText>
          </w:r>
        </w:del>
      </w:ins>
      <w:ins w:id="914" w:author="Crowder, Michael" w:date="2018-03-11T18:19:00Z">
        <w:del w:id="915" w:author="Lauren Darr" w:date="2018-05-09T12:06:00Z">
          <w:r w:rsidR="00654D0B" w:rsidDel="00EF7109">
            <w:delText>exploring</w:delText>
          </w:r>
        </w:del>
      </w:ins>
      <w:ins w:id="916" w:author="Crowder, Michael" w:date="2018-03-11T18:18:00Z">
        <w:del w:id="917" w:author="Lauren Darr" w:date="2018-05-09T12:06:00Z">
          <w:r w:rsidR="00654D0B" w:rsidDel="00EF7109">
            <w:delText xml:space="preserve"> the </w:delText>
          </w:r>
        </w:del>
      </w:ins>
      <w:ins w:id="918" w:author="Crowder, Michael" w:date="2018-03-11T18:22:00Z">
        <w:del w:id="919" w:author="Lauren Darr" w:date="2018-05-09T12:06:00Z">
          <w:r w:rsidR="001D25F8" w:rsidDel="00EF7109">
            <w:delText>visualization,</w:delText>
          </w:r>
        </w:del>
      </w:ins>
      <w:ins w:id="920" w:author="Crowder, Michael" w:date="2018-03-11T18:19:00Z">
        <w:del w:id="921" w:author="Lauren Darr" w:date="2018-05-09T12:06:00Z">
          <w:r w:rsidR="00654D0B" w:rsidDel="00EF7109">
            <w:delText xml:space="preserve"> the user then questions the frame and attempts validation</w:delText>
          </w:r>
        </w:del>
      </w:ins>
      <w:ins w:id="922" w:author="Crowder, Michael" w:date="2018-03-11T18:20:00Z">
        <w:del w:id="923" w:author="Lauren Darr" w:date="2018-05-09T12:06:00Z">
          <w:r w:rsidR="001D25F8" w:rsidDel="00EF7109">
            <w:delText xml:space="preserve">. Finally failing in any of the above steps takes us to floundering on visualization leading to </w:delText>
          </w:r>
        </w:del>
      </w:ins>
      <w:ins w:id="924" w:author="Crowder, Michael" w:date="2018-03-11T18:21:00Z">
        <w:del w:id="925" w:author="Lauren Darr" w:date="2018-05-09T12:06:00Z">
          <w:r w:rsidR="001D25F8" w:rsidDel="00EF7109">
            <w:delText>frustration</w:delText>
          </w:r>
        </w:del>
      </w:ins>
      <w:ins w:id="926" w:author="Crowder, Michael" w:date="2018-03-11T18:20:00Z">
        <w:del w:id="927" w:author="Lauren Darr" w:date="2018-05-09T12:06:00Z">
          <w:r w:rsidR="001D25F8" w:rsidDel="00EF7109">
            <w:delText xml:space="preserve"> </w:delText>
          </w:r>
        </w:del>
      </w:ins>
      <w:ins w:id="928" w:author="Crowder, Michael" w:date="2018-03-11T18:21:00Z">
        <w:del w:id="929" w:author="Lauren Darr" w:date="2018-05-09T12:06:00Z">
          <w:r w:rsidR="001D25F8" w:rsidDel="00EF7109">
            <w:delText>and confusion.</w:delText>
          </w:r>
        </w:del>
      </w:ins>
      <w:del w:id="930" w:author="Lauren Darr" w:date="2018-05-09T12:06:00Z">
        <w:r w:rsidR="00C951AE" w:rsidDel="00EF7109">
          <w:delText>king phase.</w:delText>
        </w:r>
      </w:del>
    </w:p>
    <w:p w14:paraId="50320350" w14:textId="77777777" w:rsidR="009B1D59" w:rsidRPr="009A3755" w:rsidDel="00A0484B" w:rsidRDefault="007131A7" w:rsidP="003E1437">
      <w:pPr>
        <w:pStyle w:val="heading20"/>
        <w:outlineLvl w:val="0"/>
        <w:rPr>
          <w:del w:id="931" w:author="Lauren Darr" w:date="2018-03-13T14:00:00Z"/>
        </w:rPr>
      </w:pPr>
      <w:del w:id="932" w:author="Lauren Darr" w:date="2018-03-13T14:00:00Z">
        <w:r w:rsidDel="00A0484B">
          <w:delText>1.</w:delText>
        </w:r>
        <w:r w:rsidR="009B1D59" w:rsidRPr="009A3755" w:rsidDel="00A0484B">
          <w:delText xml:space="preserve">2   </w:delText>
        </w:r>
      </w:del>
      <w:del w:id="933" w:author="Lauren Darr" w:date="2018-03-13T13:57:00Z">
        <w:r w:rsidR="009B1D59" w:rsidRPr="009A3755" w:rsidDel="00604494">
          <w:delText>Additional Information Required by the Volume Editor</w:delText>
        </w:r>
      </w:del>
    </w:p>
    <w:p w14:paraId="29B5EAE8" w14:textId="77777777" w:rsidR="009B1D59" w:rsidDel="00A0484B" w:rsidRDefault="009B1D59" w:rsidP="003E1437">
      <w:pPr>
        <w:ind w:firstLine="0"/>
        <w:outlineLvl w:val="0"/>
        <w:rPr>
          <w:del w:id="934" w:author="Lauren Darr" w:date="2018-03-13T14:00:00Z"/>
        </w:rPr>
      </w:pPr>
      <w:del w:id="935" w:author="Lauren Darr" w:date="2018-03-13T14:00:00Z">
        <w:r w:rsidRPr="009B1D59" w:rsidDel="00A0484B">
          <w:delText>When sending your final files, please include a readme informing the Contact Volume Editor which of your names is</w:delText>
        </w:r>
        <w:r w:rsidR="002A3EE9" w:rsidDel="00A0484B">
          <w:delText>/are</w:delText>
        </w:r>
        <w:r w:rsidRPr="009B1D59" w:rsidDel="00A0484B">
          <w:delText xml:space="preserve"> your first name</w:delText>
        </w:r>
        <w:r w:rsidR="002A3EE9" w:rsidDel="00A0484B">
          <w:delText>(s)</w:delText>
        </w:r>
        <w:r w:rsidRPr="009B1D59" w:rsidDel="00A0484B">
          <w:delText xml:space="preserve"> and which is</w:delText>
        </w:r>
        <w:r w:rsidR="002A3EE9" w:rsidDel="00A0484B">
          <w:delText>/are</w:delText>
        </w:r>
        <w:r w:rsidRPr="009B1D59" w:rsidDel="00A0484B">
          <w:delText xml:space="preserve"> your family name</w:delText>
        </w:r>
        <w:r w:rsidR="002A3EE9" w:rsidDel="00A0484B">
          <w:delText>(s)</w:delText>
        </w:r>
        <w:r w:rsidRPr="009B1D59" w:rsidDel="00A0484B">
          <w:delText>. This is particularly important for Spanish and Chinese names. Authors are listed alphabetically according to their surnames in the author index.</w:delText>
        </w:r>
      </w:del>
    </w:p>
    <w:p w14:paraId="43018DC3" w14:textId="77777777" w:rsidR="00C951AE" w:rsidRPr="009A3755" w:rsidDel="00A0484B" w:rsidRDefault="007131A7" w:rsidP="003E1437">
      <w:pPr>
        <w:pStyle w:val="heading20"/>
        <w:outlineLvl w:val="0"/>
        <w:rPr>
          <w:del w:id="936" w:author="Lauren Darr" w:date="2018-03-13T14:00:00Z"/>
        </w:rPr>
      </w:pPr>
      <w:del w:id="937" w:author="Lauren Darr" w:date="2018-03-13T14:00:00Z">
        <w:r w:rsidDel="00A0484B">
          <w:delText>1.3</w:delText>
        </w:r>
        <w:r w:rsidR="00C951AE" w:rsidRPr="009A3755" w:rsidDel="00A0484B">
          <w:delText xml:space="preserve">   Copyright Forms</w:delText>
        </w:r>
      </w:del>
    </w:p>
    <w:p w14:paraId="2DA8569F" w14:textId="77777777" w:rsidR="00C951AE" w:rsidDel="00A0484B" w:rsidRDefault="00C951AE" w:rsidP="003E1437">
      <w:pPr>
        <w:pStyle w:val="p1a"/>
        <w:outlineLvl w:val="0"/>
        <w:rPr>
          <w:del w:id="938" w:author="Lauren Darr" w:date="2018-03-13T14:00:00Z"/>
        </w:rPr>
      </w:pPr>
      <w:del w:id="939" w:author="Lauren Darr" w:date="2018-03-13T14:00:00Z">
        <w:r w:rsidRPr="009B1D59" w:rsidDel="00A0484B">
          <w:delText xml:space="preserve">The copyright form may be downloaded from the For Authors section of the LNCS Webpage: </w:delText>
        </w:r>
        <w:r w:rsidRPr="009B1D59" w:rsidDel="00A0484B">
          <w:fldChar w:fldCharType="begin"/>
        </w:r>
        <w:r w:rsidRPr="009B1D59" w:rsidDel="00A0484B">
          <w:delInstrText xml:space="preserve"> HYPERLINK "http://www.springer.com/lncs" </w:delInstrText>
        </w:r>
        <w:r w:rsidRPr="009B1D59" w:rsidDel="00A0484B">
          <w:fldChar w:fldCharType="separate"/>
        </w:r>
        <w:r w:rsidRPr="009B1D59" w:rsidDel="00A0484B">
          <w:rPr>
            <w:rStyle w:val="Hyperlink"/>
          </w:rPr>
          <w:delText>www.springer.com/lncs</w:delText>
        </w:r>
        <w:r w:rsidRPr="009B1D59" w:rsidDel="00A0484B">
          <w:fldChar w:fldCharType="end"/>
        </w:r>
        <w:r w:rsidRPr="009B1D59" w:rsidDel="00A0484B">
          <w:delText>. Please send you</w:delText>
        </w:r>
        <w:r w:rsidR="00EA1D86" w:rsidDel="00A0484B">
          <w:delText xml:space="preserve">r signed copyright form </w:delText>
        </w:r>
        <w:r w:rsidRPr="009B1D59" w:rsidDel="00A0484B">
          <w:delText>to the Contact Volume Editor</w:delText>
        </w:r>
        <w:r w:rsidR="00EA1D86" w:rsidDel="00A0484B">
          <w:delText>, either as a scanned pdf or by fax or by courier</w:delText>
        </w:r>
        <w:r w:rsidRPr="009B1D59" w:rsidDel="00A0484B">
          <w:delText>. One author may sign on behalf of all the other authors of a particular paper.</w:delText>
        </w:r>
        <w:r w:rsidR="00EA1D86" w:rsidDel="00A0484B">
          <w:delText xml:space="preserve"> Digital signatures are acceptable.</w:delText>
        </w:r>
      </w:del>
    </w:p>
    <w:p w14:paraId="2E0FD101" w14:textId="77777777" w:rsidR="004B6218" w:rsidRDefault="004B6218" w:rsidP="003E1437">
      <w:pPr>
        <w:pStyle w:val="heading10"/>
        <w:outlineLvl w:val="0"/>
        <w:rPr>
          <w:ins w:id="940" w:author="Lauren Darr" w:date="2018-05-10T11:19:00Z"/>
        </w:rPr>
      </w:pPr>
      <w:ins w:id="941" w:author="Lauren Darr" w:date="2018-05-04T12:02:00Z">
        <w:r>
          <w:t>3</w:t>
        </w:r>
      </w:ins>
      <w:ins w:id="942" w:author="Lauren Darr" w:date="2018-05-04T12:04:00Z">
        <w:r>
          <w:t xml:space="preserve">   </w:t>
        </w:r>
      </w:ins>
      <w:del w:id="943" w:author="Lauren Darr" w:date="2018-05-04T12:02:00Z">
        <w:r w:rsidR="007131A7" w:rsidDel="004B6218">
          <w:delText>2</w:delText>
        </w:r>
        <w:r w:rsidR="009B1D59" w:rsidRPr="009A3755" w:rsidDel="004B6218">
          <w:delText xml:space="preserve"> </w:delText>
        </w:r>
      </w:del>
      <w:del w:id="944" w:author="Lauren Darr" w:date="2018-05-04T12:04:00Z">
        <w:r w:rsidR="009B1D59" w:rsidRPr="009A3755" w:rsidDel="004B6218">
          <w:delText xml:space="preserve">  </w:delText>
        </w:r>
      </w:del>
      <w:del w:id="945" w:author="Lauren Darr" w:date="2018-03-13T14:02:00Z">
        <w:r w:rsidR="009B1D59" w:rsidRPr="009A3755" w:rsidDel="00A0484B">
          <w:delText>Paper Preparation</w:delText>
        </w:r>
      </w:del>
      <w:ins w:id="946" w:author="Lauren Darr" w:date="2018-05-04T12:03:00Z">
        <w:r>
          <w:t>What is exploratory data analysis?</w:t>
        </w:r>
      </w:ins>
    </w:p>
    <w:p w14:paraId="2FD1D287" w14:textId="594397FD" w:rsidR="00D16CDD" w:rsidRDefault="00EF04B5" w:rsidP="00F31957">
      <w:pPr>
        <w:pStyle w:val="p1a"/>
        <w:rPr>
          <w:ins w:id="947" w:author="Lauren Darr" w:date="2018-05-11T07:37:00Z"/>
        </w:rPr>
      </w:pPr>
      <w:ins w:id="948" w:author="Daniel Engels" w:date="2018-06-09T11:26:00Z">
        <w:r>
          <w:t xml:space="preserve">THIS WOULD SEEM TO NATURALLY COME AFTER YOU’VE EXPLAINED VISUALIZATIONS OF DATA SINCE THIS TELLS HOW THE VISUALIZATIONS MAY BE USED TO UNDERSTAND THE DATA. </w:t>
        </w:r>
      </w:ins>
      <w:ins w:id="949" w:author="Lauren Darr" w:date="2018-05-10T11:19:00Z">
        <w:r w:rsidR="00F31957">
          <w:t>Exploratory data analysis (ED</w:t>
        </w:r>
      </w:ins>
      <w:ins w:id="950" w:author="Lauren Darr" w:date="2018-05-10T11:24:00Z">
        <w:r w:rsidR="00F31957">
          <w:t>A</w:t>
        </w:r>
      </w:ins>
      <w:ins w:id="951" w:author="Lauren Darr" w:date="2018-05-10T11:29:00Z">
        <w:r w:rsidR="00F31957">
          <w:t>) is a collection of tools an</w:t>
        </w:r>
      </w:ins>
      <w:ins w:id="952" w:author="Lauren Darr" w:date="2018-05-10T12:41:00Z">
        <w:r w:rsidR="00C02AE5">
          <w:t>d</w:t>
        </w:r>
      </w:ins>
      <w:ins w:id="953" w:author="Lauren Darr" w:date="2018-05-10T12:40:00Z">
        <w:r w:rsidR="00C02AE5">
          <w:t xml:space="preserve"> </w:t>
        </w:r>
      </w:ins>
      <w:ins w:id="954" w:author="Lauren Darr" w:date="2018-05-10T11:29:00Z">
        <w:r w:rsidR="00F31957">
          <w:t>approache</w:t>
        </w:r>
      </w:ins>
      <w:ins w:id="955" w:author="Lauren Darr" w:date="2018-05-10T12:41:00Z">
        <w:r w:rsidR="00C02AE5">
          <w:t xml:space="preserve">s used </w:t>
        </w:r>
      </w:ins>
      <w:ins w:id="956" w:author="Lauren Darr" w:date="2018-05-10T12:50:00Z">
        <w:r w:rsidR="00C02AE5">
          <w:t>to understand</w:t>
        </w:r>
      </w:ins>
      <w:ins w:id="957" w:author="Lauren Darr" w:date="2018-05-10T13:04:00Z">
        <w:r w:rsidR="009C6A7F">
          <w:t xml:space="preserve"> data</w:t>
        </w:r>
      </w:ins>
      <w:ins w:id="958" w:author="Lauren Darr" w:date="2018-05-10T12:51:00Z">
        <w:r w:rsidR="00A53A5B">
          <w:t xml:space="preserve"> structur</w:t>
        </w:r>
      </w:ins>
      <w:ins w:id="959" w:author="Lauren Darr" w:date="2018-05-10T13:05:00Z">
        <w:r w:rsidR="009C6A7F">
          <w:t>e and</w:t>
        </w:r>
      </w:ins>
      <w:ins w:id="960" w:author="Lauren Darr" w:date="2018-05-10T13:17:00Z">
        <w:r w:rsidR="00372BE1">
          <w:t xml:space="preserve"> </w:t>
        </w:r>
      </w:ins>
      <w:ins w:id="961" w:author="Lauren Darr" w:date="2018-05-10T14:40:00Z">
        <w:r w:rsidR="001A0E40">
          <w:t>gain general insight</w:t>
        </w:r>
      </w:ins>
      <w:ins w:id="962" w:author="Lauren Darr" w:date="2018-05-10T14:47:00Z">
        <w:r w:rsidR="0053357D">
          <w:t xml:space="preserve"> into a data set</w:t>
        </w:r>
      </w:ins>
      <w:ins w:id="963" w:author="Lauren Darr" w:date="2018-05-10T13:05:00Z">
        <w:r w:rsidR="009C6A7F">
          <w:t xml:space="preserve"> </w:t>
        </w:r>
      </w:ins>
      <w:ins w:id="964" w:author="Lauren Darr" w:date="2018-05-10T12:54:00Z">
        <w:r w:rsidR="00A53A5B">
          <w:t>[</w:t>
        </w:r>
      </w:ins>
      <w:ins w:id="965" w:author="Lauren Darr" w:date="2018-05-10T12:55:00Z">
        <w:r w:rsidR="00A53A5B">
          <w:t>4</w:t>
        </w:r>
      </w:ins>
      <w:ins w:id="966" w:author="Lauren Darr" w:date="2018-05-10T12:54:00Z">
        <w:r w:rsidR="00A53A5B">
          <w:t>]</w:t>
        </w:r>
      </w:ins>
      <w:ins w:id="967" w:author="Lauren Darr" w:date="2018-05-10T12:52:00Z">
        <w:r w:rsidR="00A53A5B">
          <w:t>.</w:t>
        </w:r>
      </w:ins>
      <w:ins w:id="968" w:author="Lauren Darr" w:date="2018-05-10T13:09:00Z">
        <w:r w:rsidR="008E7C2B">
          <w:t xml:space="preserve"> </w:t>
        </w:r>
      </w:ins>
      <w:ins w:id="969" w:author="Lauren Darr" w:date="2018-05-10T13:10:00Z">
        <w:r w:rsidR="008E7C2B">
          <w:t>ED</w:t>
        </w:r>
      </w:ins>
      <w:ins w:id="970" w:author="Lauren Darr" w:date="2018-05-10T13:21:00Z">
        <w:r w:rsidR="00372BE1">
          <w:t xml:space="preserve">A </w:t>
        </w:r>
      </w:ins>
      <w:ins w:id="971" w:author="Lauren Darr" w:date="2018-05-10T13:22:00Z">
        <w:r w:rsidR="00A364D1">
          <w:t>is useful for testing statistical assumptions</w:t>
        </w:r>
      </w:ins>
      <w:ins w:id="972" w:author="Lauren Darr" w:date="2018-05-10T14:41:00Z">
        <w:r w:rsidR="0053357D">
          <w:t xml:space="preserve"> and</w:t>
        </w:r>
      </w:ins>
      <w:ins w:id="973" w:author="Lauren Darr" w:date="2018-05-10T13:22:00Z">
        <w:r w:rsidR="00A364D1">
          <w:t xml:space="preserve"> </w:t>
        </w:r>
      </w:ins>
      <w:ins w:id="974" w:author="Lauren Darr" w:date="2018-05-10T13:23:00Z">
        <w:r w:rsidR="00A364D1">
          <w:t>g</w:t>
        </w:r>
      </w:ins>
      <w:ins w:id="975" w:author="Lauren Darr" w:date="2018-05-10T14:41:00Z">
        <w:r w:rsidR="0053357D">
          <w:t>enerating new hypotheses an</w:t>
        </w:r>
      </w:ins>
      <w:ins w:id="976" w:author="Lauren Darr" w:date="2018-05-10T14:42:00Z">
        <w:r w:rsidR="0053357D">
          <w:t>d patterns [4].</w:t>
        </w:r>
      </w:ins>
      <w:ins w:id="977" w:author="Lauren Darr" w:date="2018-05-10T14:47:00Z">
        <w:r w:rsidR="0053357D">
          <w:t xml:space="preserve"> </w:t>
        </w:r>
      </w:ins>
      <w:ins w:id="978" w:author="Lauren Darr" w:date="2018-05-11T07:30:00Z">
        <w:r w:rsidR="00D16CDD">
          <w:t>In the 1970s, s</w:t>
        </w:r>
      </w:ins>
      <w:ins w:id="979" w:author="Lauren Darr" w:date="2018-05-10T14:50:00Z">
        <w:r w:rsidR="0053357D">
          <w:t>tatistician John W. Tukey formalized</w:t>
        </w:r>
      </w:ins>
      <w:ins w:id="980" w:author="Lauren Darr" w:date="2018-05-10T15:12:00Z">
        <w:r w:rsidR="00B21C99">
          <w:t xml:space="preserve"> the term</w:t>
        </w:r>
      </w:ins>
      <w:ins w:id="981" w:author="Lauren Darr" w:date="2018-05-10T14:50:00Z">
        <w:r w:rsidR="0053357D">
          <w:t xml:space="preserve"> EDA </w:t>
        </w:r>
      </w:ins>
      <w:ins w:id="982" w:author="Lauren Darr" w:date="2018-05-11T07:22:00Z">
        <w:r w:rsidR="00FB3390">
          <w:t xml:space="preserve">and emphasized </w:t>
        </w:r>
        <w:r w:rsidR="00D16CDD">
          <w:t>the need to use exploratory methods such as visualizati</w:t>
        </w:r>
      </w:ins>
      <w:ins w:id="983" w:author="Lauren Darr" w:date="2018-05-11T07:23:00Z">
        <w:r w:rsidR="00D16CDD">
          <w:t>on ‘to force us to notice what we never expected to see’</w:t>
        </w:r>
      </w:ins>
      <w:ins w:id="984" w:author="Lauren Darr" w:date="2018-05-10T14:50:00Z">
        <w:r w:rsidR="0053357D">
          <w:t xml:space="preserve"> </w:t>
        </w:r>
      </w:ins>
      <w:ins w:id="985" w:author="Lauren Darr" w:date="2018-05-10T14:51:00Z">
        <w:r w:rsidR="0053357D">
          <w:t>[5].</w:t>
        </w:r>
      </w:ins>
      <w:ins w:id="986" w:author="Lauren Darr" w:date="2018-05-11T07:24:00Z">
        <w:r w:rsidR="00D16CDD">
          <w:t xml:space="preserve"> Tukey</w:t>
        </w:r>
      </w:ins>
      <w:ins w:id="987" w:author="Lauren Darr" w:date="2018-05-11T07:29:00Z">
        <w:r w:rsidR="00D16CDD">
          <w:t xml:space="preserve"> emphasized that exploratory methods were not simply descriptive statistics</w:t>
        </w:r>
      </w:ins>
      <w:ins w:id="988" w:author="Lauren Darr" w:date="2018-05-11T07:30:00Z">
        <w:r w:rsidR="00D16CDD">
          <w:t xml:space="preserve"> but </w:t>
        </w:r>
      </w:ins>
      <w:ins w:id="989" w:author="Lauren Darr" w:date="2018-05-11T07:31:00Z">
        <w:r w:rsidR="00D16CDD">
          <w:t xml:space="preserve">crucial to accurately </w:t>
        </w:r>
      </w:ins>
      <w:ins w:id="990" w:author="Lauren Darr" w:date="2018-05-11T07:42:00Z">
        <w:r w:rsidR="00FA0B17">
          <w:t xml:space="preserve">applying </w:t>
        </w:r>
      </w:ins>
      <w:ins w:id="991" w:author="Lauren Darr" w:date="2018-05-11T07:31:00Z">
        <w:r w:rsidR="00D16CDD">
          <w:t>formal statistical tests</w:t>
        </w:r>
      </w:ins>
      <w:ins w:id="992" w:author="Lauren Darr" w:date="2018-05-11T07:32:00Z">
        <w:r w:rsidR="00D16CDD">
          <w:t xml:space="preserve"> </w:t>
        </w:r>
      </w:ins>
      <w:ins w:id="993" w:author="Lauren Darr" w:date="2018-05-11T07:31:00Z">
        <w:r w:rsidR="00D16CDD">
          <w:t>[5].</w:t>
        </w:r>
      </w:ins>
    </w:p>
    <w:p w14:paraId="1F86639B" w14:textId="77777777" w:rsidR="00D16CDD" w:rsidRDefault="00AF3D10">
      <w:pPr>
        <w:ind w:firstLine="0"/>
        <w:rPr>
          <w:ins w:id="994" w:author="Crowder, Michael" w:date="2018-05-18T15:23:00Z"/>
        </w:rPr>
        <w:pPrChange w:id="995" w:author="Lauren Darr" w:date="2018-05-11T07:43:00Z">
          <w:pPr>
            <w:pStyle w:val="heading10"/>
            <w:outlineLvl w:val="0"/>
          </w:pPr>
        </w:pPrChange>
      </w:pPr>
      <w:ins w:id="996" w:author="Lauren Darr" w:date="2018-05-11T07:37:00Z">
        <w:r>
          <w:lastRenderedPageBreak/>
          <w:tab/>
        </w:r>
      </w:ins>
      <w:ins w:id="997" w:author="Lauren Darr" w:date="2018-05-11T08:10:00Z">
        <w:r w:rsidR="0088695F">
          <w:t xml:space="preserve">EDA is a major component of developing a geovisual framework for NIBRS incident data. </w:t>
        </w:r>
      </w:ins>
      <w:ins w:id="998" w:author="Lauren Darr" w:date="2018-05-11T07:38:00Z">
        <w:r>
          <w:t xml:space="preserve">Before </w:t>
        </w:r>
      </w:ins>
      <w:ins w:id="999" w:author="Lauren Darr" w:date="2018-05-11T07:39:00Z">
        <w:r>
          <w:t>incident data can be</w:t>
        </w:r>
      </w:ins>
      <w:ins w:id="1000" w:author="Lauren Darr" w:date="2018-05-11T07:38:00Z">
        <w:r>
          <w:t xml:space="preserve"> mapped to a geographic plane, the data </w:t>
        </w:r>
      </w:ins>
      <w:ins w:id="1001" w:author="Lauren Darr" w:date="2018-05-11T07:40:00Z">
        <w:r>
          <w:t>must be explored for accuracy, anomalies, and general understanding of the variables.</w:t>
        </w:r>
      </w:ins>
      <w:ins w:id="1002" w:author="Lauren Darr" w:date="2018-05-11T08:11:00Z">
        <w:r w:rsidR="0088695F">
          <w:t xml:space="preserve"> EDA goes hand in hand with data cleaning or pre-processing</w:t>
        </w:r>
      </w:ins>
      <w:ins w:id="1003" w:author="Lauren Darr" w:date="2018-05-11T07:43:00Z">
        <w:r w:rsidR="00DC4183">
          <w:t>.</w:t>
        </w:r>
      </w:ins>
      <w:ins w:id="1004" w:author="Lauren Darr" w:date="2018-05-11T08:14:00Z">
        <w:r w:rsidR="0088695F">
          <w:t xml:space="preserve"> Section 4.3 ‘Data Pre-Processing’ details steps taken to explore and clean the </w:t>
        </w:r>
      </w:ins>
      <w:ins w:id="1005" w:author="Lauren Darr" w:date="2018-05-11T08:16:00Z">
        <w:r w:rsidR="008A5899">
          <w:t>example incident data.</w:t>
        </w:r>
      </w:ins>
      <w:ins w:id="1006" w:author="Lauren Darr" w:date="2018-05-11T08:18:00Z">
        <w:r w:rsidR="008A5899">
          <w:t xml:space="preserve"> However, EDA is not limited to the steps taken in this </w:t>
        </w:r>
      </w:ins>
      <w:ins w:id="1007" w:author="Lauren Darr" w:date="2018-05-11T08:19:00Z">
        <w:r w:rsidR="008A5899">
          <w:t xml:space="preserve">project. It is important to remember that EDA and data cleaning </w:t>
        </w:r>
      </w:ins>
      <w:ins w:id="1008" w:author="Lauren Darr" w:date="2018-05-11T08:25:00Z">
        <w:r w:rsidR="008A5899">
          <w:t xml:space="preserve">are flexible and iterative processes highly dependent on the data set in use. </w:t>
        </w:r>
      </w:ins>
      <w:ins w:id="1009" w:author="Lauren Darr" w:date="2018-05-11T07:45:00Z">
        <w:r w:rsidR="004911F2">
          <w:t xml:space="preserve"> </w:t>
        </w:r>
      </w:ins>
    </w:p>
    <w:p w14:paraId="01A7EDA1" w14:textId="335126D6" w:rsidR="00455A7A" w:rsidRDefault="00455A7A">
      <w:pPr>
        <w:ind w:firstLine="709"/>
        <w:rPr>
          <w:ins w:id="1010" w:author="Crowder, Michael" w:date="2018-05-18T15:24:00Z"/>
        </w:rPr>
        <w:pPrChange w:id="1011" w:author="Crowder, Michael" w:date="2018-05-18T15:24:00Z">
          <w:pPr>
            <w:ind w:firstLine="0"/>
          </w:pPr>
        </w:pPrChange>
      </w:pPr>
      <w:ins w:id="1012" w:author="Crowder, Michael" w:date="2018-05-18T15:24:00Z">
        <w:r>
          <w:t xml:space="preserve">For users of a geovisualization it is </w:t>
        </w:r>
        <w:commentRangeStart w:id="1013"/>
        <w:r>
          <w:t xml:space="preserve">likely that they are unfamiliar </w:t>
        </w:r>
      </w:ins>
      <w:commentRangeEnd w:id="1013"/>
      <w:r w:rsidR="00EF04B5">
        <w:rPr>
          <w:rStyle w:val="CommentReference"/>
        </w:rPr>
        <w:commentReference w:id="1013"/>
      </w:r>
      <w:ins w:id="1014" w:author="Crowder, Michael" w:date="2018-05-18T15:24:00Z">
        <w:r>
          <w:t>with the exact nature of the data. This type of situation calls for flexible geovisualizations that can be adapted by the user</w:t>
        </w:r>
      </w:ins>
      <w:ins w:id="1015" w:author="Daniel Engels" w:date="2018-06-09T11:27:00Z">
        <w:r w:rsidR="00EF04B5">
          <w:t xml:space="preserve"> </w:t>
        </w:r>
      </w:ins>
      <w:ins w:id="1016" w:author="Crowder, Michael" w:date="2018-05-18T15:24:00Z">
        <w:r>
          <w:t>[17]. The presentation of a cartographic communication can include both the transfer of an already known message and could also bring new insights from the viewer that was not known when put together by the presenter of the cartographic communication</w:t>
        </w:r>
      </w:ins>
      <w:ins w:id="1017" w:author="Daniel Engels" w:date="2018-06-09T11:27:00Z">
        <w:r w:rsidR="00EF04B5">
          <w:t xml:space="preserve"> </w:t>
        </w:r>
      </w:ins>
      <w:ins w:id="1018" w:author="Crowder, Michael" w:date="2018-05-18T15:24:00Z">
        <w:r>
          <w:t xml:space="preserve">[17]. </w:t>
        </w:r>
      </w:ins>
    </w:p>
    <w:p w14:paraId="2253F56F" w14:textId="77777777" w:rsidR="00455A7A" w:rsidRPr="007249AD" w:rsidRDefault="00455A7A">
      <w:pPr>
        <w:ind w:firstLine="709"/>
        <w:rPr>
          <w:ins w:id="1019" w:author="Lauren Darr" w:date="2018-05-04T12:03:00Z"/>
        </w:rPr>
        <w:pPrChange w:id="1020" w:author="Crowder, Michael" w:date="2018-05-18T15:24:00Z">
          <w:pPr>
            <w:pStyle w:val="heading10"/>
            <w:outlineLvl w:val="0"/>
          </w:pPr>
        </w:pPrChange>
      </w:pPr>
      <w:ins w:id="1021" w:author="Crowder, Michael" w:date="2018-05-18T15:24:00Z">
        <w:r>
          <w:t>Geovisuilization can be designed communicate to a wide audience and easily understood. Methods should look at questions like "What is?", "Where is?" and "What belongs together?". For example two seperate sets of information put on a table might not provide a lot of information, but if displayed spatial a user could start to define a relationship. Interactive geovisualizations allow users explore different parameters such as time, groups, and location, or philosophical perspective of a problem[18].</w:t>
        </w:r>
      </w:ins>
    </w:p>
    <w:p w14:paraId="09FB62CB" w14:textId="13433052" w:rsidR="004B6218" w:rsidRDefault="004B6218" w:rsidP="004B6218">
      <w:pPr>
        <w:pStyle w:val="heading10"/>
        <w:outlineLvl w:val="0"/>
        <w:rPr>
          <w:ins w:id="1022" w:author="Lauren Darr" w:date="2018-05-09T12:07:00Z"/>
        </w:rPr>
      </w:pPr>
      <w:ins w:id="1023" w:author="Lauren Darr" w:date="2018-05-04T12:03:00Z">
        <w:r>
          <w:t>4</w:t>
        </w:r>
      </w:ins>
      <w:ins w:id="1024" w:author="Lauren Darr" w:date="2018-05-04T12:04:00Z">
        <w:r>
          <w:t xml:space="preserve">   </w:t>
        </w:r>
      </w:ins>
      <w:ins w:id="1025" w:author="Lauren Darr" w:date="2018-05-04T12:03:00Z">
        <w:r>
          <w:t xml:space="preserve">Geographic </w:t>
        </w:r>
        <w:del w:id="1026" w:author="Daniel Engels" w:date="2018-06-09T11:30:00Z">
          <w:r w:rsidDel="00E26D66">
            <w:delText>v</w:delText>
          </w:r>
        </w:del>
      </w:ins>
      <w:ins w:id="1027" w:author="Daniel Engels" w:date="2018-06-09T11:30:00Z">
        <w:r w:rsidR="00E26D66">
          <w:t>V</w:t>
        </w:r>
      </w:ins>
      <w:ins w:id="1028" w:author="Lauren Darr" w:date="2018-05-04T12:03:00Z">
        <w:r>
          <w:t>isualiza</w:t>
        </w:r>
      </w:ins>
      <w:ins w:id="1029" w:author="Lauren Darr" w:date="2018-05-04T12:04:00Z">
        <w:r>
          <w:t>tion</w:t>
        </w:r>
      </w:ins>
      <w:ins w:id="1030" w:author="Daniel Engels" w:date="2018-06-09T11:30:00Z">
        <w:r w:rsidR="00E26D66">
          <w:t xml:space="preserve"> START WITH THIS IN THE BACKGROUND</w:t>
        </w:r>
      </w:ins>
    </w:p>
    <w:p w14:paraId="0C09BEF5" w14:textId="77777777" w:rsidR="000E2344" w:rsidRDefault="00B47D94" w:rsidP="00EF7109">
      <w:pPr>
        <w:pStyle w:val="p1a"/>
        <w:rPr>
          <w:ins w:id="1031" w:author="Lauren Darr" w:date="2018-05-16T09:10:00Z"/>
        </w:rPr>
      </w:pPr>
      <w:ins w:id="1032" w:author="Lauren Darr" w:date="2018-05-12T19:55:00Z">
        <w:r>
          <w:t xml:space="preserve">In 1962 </w:t>
        </w:r>
      </w:ins>
      <w:ins w:id="1033" w:author="Lauren Darr" w:date="2018-05-09T12:07:00Z">
        <w:r w:rsidR="00EF7109">
          <w:t>Richard Hamming stated “The purpose of computing is insight, not numbers”</w:t>
        </w:r>
      </w:ins>
      <w:ins w:id="1034" w:author="Lauren Darr" w:date="2018-05-11T08:30:00Z">
        <w:r w:rsidR="00E33FF5">
          <w:t xml:space="preserve"> [</w:t>
        </w:r>
      </w:ins>
      <w:ins w:id="1035" w:author="Lauren Darr" w:date="2018-05-11T08:32:00Z">
        <w:r w:rsidR="00E33FF5">
          <w:t>6</w:t>
        </w:r>
      </w:ins>
      <w:ins w:id="1036" w:author="Lauren Darr" w:date="2018-05-11T08:30:00Z">
        <w:r w:rsidR="00E33FF5">
          <w:t>]</w:t>
        </w:r>
      </w:ins>
      <w:ins w:id="1037" w:author="Lauren Darr" w:date="2018-05-09T12:07:00Z">
        <w:r w:rsidR="00EF7109">
          <w:t xml:space="preserve">. </w:t>
        </w:r>
      </w:ins>
      <w:ins w:id="1038" w:author="Lauren Darr" w:date="2018-05-16T08:02:00Z">
        <w:r w:rsidR="007942CA">
          <w:t xml:space="preserve">Today, computing insight is often associated with the production of visualizations. </w:t>
        </w:r>
      </w:ins>
      <w:ins w:id="1039" w:author="Lauren Darr" w:date="2018-05-09T12:07:00Z">
        <w:r w:rsidR="00EF7109">
          <w:t>Visualization in scientific computin</w:t>
        </w:r>
      </w:ins>
      <w:ins w:id="1040" w:author="Lauren Darr" w:date="2018-05-16T08:02:00Z">
        <w:r w:rsidR="007942CA">
          <w:t>g</w:t>
        </w:r>
      </w:ins>
      <w:ins w:id="1041" w:author="Lauren Darr" w:date="2018-05-09T12:07:00Z">
        <w:r w:rsidR="00EF7109">
          <w:t xml:space="preserve"> </w:t>
        </w:r>
      </w:ins>
      <w:ins w:id="1042" w:author="Lauren Darr" w:date="2018-05-16T08:03:00Z">
        <w:r w:rsidR="007942CA">
          <w:t>was first described by</w:t>
        </w:r>
      </w:ins>
      <w:ins w:id="1043" w:author="Lauren Darr" w:date="2018-05-09T12:07:00Z">
        <w:r w:rsidR="00EF7109">
          <w:t xml:space="preserve"> a paper sponsored by the National Science Foundation</w:t>
        </w:r>
      </w:ins>
      <w:ins w:id="1044" w:author="Lauren Darr" w:date="2018-05-16T08:01:00Z">
        <w:r w:rsidR="007942CA">
          <w:t xml:space="preserve"> in 1987</w:t>
        </w:r>
      </w:ins>
      <w:ins w:id="1045" w:author="Lauren Darr" w:date="2018-05-09T12:07:00Z">
        <w:r w:rsidR="00EF7109">
          <w:t>. Th</w:t>
        </w:r>
      </w:ins>
      <w:ins w:id="1046" w:author="Lauren Darr" w:date="2018-05-15T12:53:00Z">
        <w:r w:rsidR="00635D33">
          <w:t>is</w:t>
        </w:r>
      </w:ins>
      <w:ins w:id="1047" w:author="Lauren Darr" w:date="2018-05-09T12:07:00Z">
        <w:r w:rsidR="00EF7109">
          <w:t xml:space="preserve"> paper</w:t>
        </w:r>
      </w:ins>
      <w:ins w:id="1048" w:author="Lauren Darr" w:date="2018-05-16T08:04:00Z">
        <w:r w:rsidR="007942CA">
          <w:t xml:space="preserve"> </w:t>
        </w:r>
      </w:ins>
      <w:ins w:id="1049" w:author="Lauren Darr" w:date="2018-05-16T08:05:00Z">
        <w:r w:rsidR="007942CA">
          <w:t xml:space="preserve">described </w:t>
        </w:r>
      </w:ins>
      <w:ins w:id="1050" w:author="Lauren Darr" w:date="2018-05-09T12:07:00Z">
        <w:r w:rsidR="00EF7109">
          <w:t>potential gain in productivity and breakthroughs in the American scientific and engineering communities</w:t>
        </w:r>
      </w:ins>
      <w:ins w:id="1051" w:author="Lauren Darr" w:date="2018-05-16T08:03:00Z">
        <w:r w:rsidR="007942CA">
          <w:t xml:space="preserve"> with th</w:t>
        </w:r>
      </w:ins>
      <w:ins w:id="1052" w:author="Lauren Darr" w:date="2018-05-16T08:04:00Z">
        <w:r w:rsidR="007942CA">
          <w:t>e increasing improvement o</w:t>
        </w:r>
      </w:ins>
      <w:ins w:id="1053" w:author="Lauren Darr" w:date="2018-05-16T08:05:00Z">
        <w:r w:rsidR="007942CA">
          <w:t>f computer</w:t>
        </w:r>
      </w:ins>
      <w:ins w:id="1054" w:author="Lauren Darr" w:date="2018-05-16T08:04:00Z">
        <w:r w:rsidR="007942CA">
          <w:t xml:space="preserve"> visualizations</w:t>
        </w:r>
      </w:ins>
      <w:ins w:id="1055" w:author="Lauren Darr" w:date="2018-05-09T12:07:00Z">
        <w:r w:rsidR="00EF7109">
          <w:t xml:space="preserve"> [</w:t>
        </w:r>
      </w:ins>
      <w:ins w:id="1056" w:author="Lauren Darr" w:date="2018-05-12T20:19:00Z">
        <w:r w:rsidR="00607235">
          <w:t>7</w:t>
        </w:r>
      </w:ins>
      <w:ins w:id="1057" w:author="Lauren Darr" w:date="2018-05-09T12:07:00Z">
        <w:r w:rsidR="00EF7109">
          <w:t xml:space="preserve">]. The main goal of visualization is to see the unseen by interpreting the data fed into a computer. </w:t>
        </w:r>
      </w:ins>
      <w:ins w:id="1058" w:author="Lauren Darr" w:date="2018-05-16T09:01:00Z">
        <w:r w:rsidR="007F4D9F">
          <w:t xml:space="preserve">The value of visualization in the scientific processes is </w:t>
        </w:r>
      </w:ins>
      <w:ins w:id="1059" w:author="Lauren Darr" w:date="2018-05-16T09:05:00Z">
        <w:r w:rsidR="007F4D9F">
          <w:t>mani</w:t>
        </w:r>
      </w:ins>
      <w:ins w:id="1060" w:author="Lauren Darr" w:date="2018-05-16T09:02:00Z">
        <w:r w:rsidR="007F4D9F">
          <w:t xml:space="preserve">fold. Visualizations provide a </w:t>
        </w:r>
      </w:ins>
      <w:ins w:id="1061" w:author="Lauren Darr" w:date="2018-05-16T09:03:00Z">
        <w:r w:rsidR="007F4D9F">
          <w:t xml:space="preserve">way to </w:t>
        </w:r>
      </w:ins>
      <w:ins w:id="1062" w:author="Lauren Darr" w:date="2018-05-16T09:04:00Z">
        <w:r w:rsidR="007F4D9F">
          <w:t>generate</w:t>
        </w:r>
      </w:ins>
      <w:ins w:id="1063" w:author="Lauren Darr" w:date="2018-05-16T09:03:00Z">
        <w:r w:rsidR="007F4D9F">
          <w:t xml:space="preserve"> new</w:t>
        </w:r>
      </w:ins>
      <w:ins w:id="1064" w:author="Lauren Darr" w:date="2018-05-16T09:04:00Z">
        <w:r w:rsidR="007F4D9F">
          <w:t xml:space="preserve"> hypotheses</w:t>
        </w:r>
      </w:ins>
      <w:ins w:id="1065" w:author="Lauren Darr" w:date="2018-05-16T09:05:00Z">
        <w:r w:rsidR="007F4D9F">
          <w:t xml:space="preserve"> through the EDA process.</w:t>
        </w:r>
      </w:ins>
      <w:ins w:id="1066" w:author="Lauren Darr" w:date="2018-05-16T09:02:00Z">
        <w:r w:rsidR="007F4D9F">
          <w:t xml:space="preserve"> </w:t>
        </w:r>
      </w:ins>
      <w:ins w:id="1067" w:author="Lauren Darr" w:date="2018-05-16T09:09:00Z">
        <w:r w:rsidR="000E2344">
          <w:t>And, v</w:t>
        </w:r>
      </w:ins>
      <w:ins w:id="1068" w:author="Lauren Darr" w:date="2018-05-16T09:06:00Z">
        <w:r w:rsidR="007F4D9F">
          <w:t xml:space="preserve">isualizations </w:t>
        </w:r>
      </w:ins>
      <w:ins w:id="1069" w:author="Lauren Darr" w:date="2018-05-16T09:09:00Z">
        <w:r w:rsidR="000E2344">
          <w:t xml:space="preserve">are commonly used as </w:t>
        </w:r>
      </w:ins>
      <w:ins w:id="1070" w:author="Lauren Darr" w:date="2018-05-16T09:07:00Z">
        <w:r w:rsidR="007F4D9F">
          <w:t>deliverables for describing the outcome of scientific investigation</w:t>
        </w:r>
      </w:ins>
      <w:ins w:id="1071" w:author="Lauren Darr" w:date="2018-05-16T09:09:00Z">
        <w:r w:rsidR="000E2344">
          <w:t xml:space="preserve"> [8]</w:t>
        </w:r>
      </w:ins>
      <w:ins w:id="1072" w:author="Lauren Darr" w:date="2018-05-16T09:07:00Z">
        <w:r w:rsidR="007F4D9F">
          <w:t>.</w:t>
        </w:r>
      </w:ins>
    </w:p>
    <w:p w14:paraId="6CEF777C" w14:textId="77777777" w:rsidR="00EF7109" w:rsidRDefault="0033356C" w:rsidP="00243200">
      <w:pPr>
        <w:pStyle w:val="p1a"/>
        <w:ind w:firstLine="270"/>
        <w:rPr>
          <w:ins w:id="1073" w:author="Lauren Darr" w:date="2018-05-09T12:07:00Z"/>
        </w:rPr>
        <w:pPrChange w:id="1074" w:author="Daniel Engels" w:date="2018-06-09T09:52:00Z">
          <w:pPr>
            <w:pStyle w:val="p1a"/>
          </w:pPr>
        </w:pPrChange>
      </w:pPr>
      <w:ins w:id="1075" w:author="Lauren Darr" w:date="2018-05-16T09:27:00Z">
        <w:r>
          <w:t>The use of data visualizations to improve</w:t>
        </w:r>
      </w:ins>
      <w:ins w:id="1076" w:author="Lauren Darr" w:date="2018-05-16T09:28:00Z">
        <w:r>
          <w:t xml:space="preserve"> scientific and technical reporting is not without challenges. </w:t>
        </w:r>
      </w:ins>
      <w:ins w:id="1077" w:author="Lauren Darr" w:date="2018-05-16T09:23:00Z">
        <w:r>
          <w:t>One c</w:t>
        </w:r>
      </w:ins>
      <w:ins w:id="1078" w:author="Lauren Darr" w:date="2018-05-09T12:07:00Z">
        <w:r w:rsidR="00EF7109">
          <w:t>hallenge</w:t>
        </w:r>
      </w:ins>
      <w:ins w:id="1079" w:author="Lauren Darr" w:date="2018-05-16T09:24:00Z">
        <w:r>
          <w:t xml:space="preserve"> in</w:t>
        </w:r>
      </w:ins>
      <w:ins w:id="1080" w:author="Lauren Darr" w:date="2018-05-09T12:07:00Z">
        <w:r w:rsidR="00EF7109">
          <w:t xml:space="preserve"> modern visualization </w:t>
        </w:r>
      </w:ins>
      <w:ins w:id="1081" w:author="Lauren Darr" w:date="2018-05-16T09:24:00Z">
        <w:r>
          <w:t xml:space="preserve">is the use of large data sets. </w:t>
        </w:r>
      </w:ins>
      <w:ins w:id="1082" w:author="Lauren Darr" w:date="2018-05-09T12:07:00Z">
        <w:r w:rsidR="00EF7109">
          <w:t>Wang</w:t>
        </w:r>
      </w:ins>
      <w:ins w:id="1083" w:author="Lauren Darr" w:date="2018-05-16T09:46:00Z">
        <w:r w:rsidR="0062490D">
          <w:t xml:space="preserve"> et al.</w:t>
        </w:r>
      </w:ins>
      <w:ins w:id="1084" w:author="Lauren Darr" w:date="2018-05-09T12:07:00Z">
        <w:r w:rsidR="00EF7109">
          <w:t xml:space="preserve"> </w:t>
        </w:r>
      </w:ins>
      <w:ins w:id="1085" w:author="Lauren Darr" w:date="2018-05-16T09:26:00Z">
        <w:r>
          <w:t xml:space="preserve">describes </w:t>
        </w:r>
      </w:ins>
      <w:ins w:id="1086" w:author="Lauren Darr" w:date="2018-05-16T09:41:00Z">
        <w:r w:rsidR="0062490D">
          <w:t>a few</w:t>
        </w:r>
      </w:ins>
      <w:ins w:id="1087" w:author="Lauren Darr" w:date="2018-05-16T09:29:00Z">
        <w:r>
          <w:t xml:space="preserve"> reasons why visualizing large data </w:t>
        </w:r>
      </w:ins>
      <w:ins w:id="1088" w:author="Lauren Darr" w:date="2018-05-16T09:41:00Z">
        <w:r w:rsidR="0062490D">
          <w:t>can</w:t>
        </w:r>
      </w:ins>
      <w:ins w:id="1089" w:author="Lauren Darr" w:date="2018-05-16T09:29:00Z">
        <w:r>
          <w:t xml:space="preserve"> become </w:t>
        </w:r>
        <w:r w:rsidR="00F01063">
          <w:t xml:space="preserve">burdensome. First, visual noise is </w:t>
        </w:r>
      </w:ins>
      <w:ins w:id="1090" w:author="Lauren Darr" w:date="2018-05-16T09:30:00Z">
        <w:r w:rsidR="00F01063">
          <w:t xml:space="preserve">the phenomenon where too many data points are </w:t>
        </w:r>
      </w:ins>
      <w:ins w:id="1091" w:author="Lauren Darr" w:date="2018-05-16T09:48:00Z">
        <w:r w:rsidR="0062490D">
          <w:t xml:space="preserve">highly similar and </w:t>
        </w:r>
      </w:ins>
      <w:ins w:id="1092" w:author="Lauren Darr" w:date="2018-05-16T09:49:00Z">
        <w:r w:rsidR="0062490D">
          <w:t>cannot be graphically separated</w:t>
        </w:r>
      </w:ins>
      <w:ins w:id="1093" w:author="Lauren Darr" w:date="2018-05-09T12:07:00Z">
        <w:r w:rsidR="00EF7109">
          <w:t>.</w:t>
        </w:r>
      </w:ins>
      <w:ins w:id="1094" w:author="Lauren Darr" w:date="2018-05-16T09:49:00Z">
        <w:r w:rsidR="0062490D">
          <w:t xml:space="preserve"> One method of combatting visual noise is the reduction of data, but this generates </w:t>
        </w:r>
      </w:ins>
      <w:ins w:id="1095" w:author="Lauren Darr" w:date="2018-05-16T09:53:00Z">
        <w:r w:rsidR="00673417">
          <w:t>the problem</w:t>
        </w:r>
      </w:ins>
      <w:ins w:id="1096" w:author="Lauren Darr" w:date="2018-05-09T12:07:00Z">
        <w:r w:rsidR="00EF7109">
          <w:t xml:space="preserve"> </w:t>
        </w:r>
      </w:ins>
      <w:ins w:id="1097" w:author="Lauren Darr" w:date="2018-05-16T09:54:00Z">
        <w:r w:rsidR="00673417">
          <w:t>of</w:t>
        </w:r>
      </w:ins>
      <w:ins w:id="1098" w:author="Lauren Darr" w:date="2018-05-09T12:07:00Z">
        <w:r w:rsidR="00EF7109">
          <w:t xml:space="preserve"> information loss.</w:t>
        </w:r>
      </w:ins>
      <w:ins w:id="1099" w:author="Lauren Darr" w:date="2018-05-16T09:54:00Z">
        <w:r w:rsidR="00673417">
          <w:t xml:space="preserve"> Also, l</w:t>
        </w:r>
      </w:ins>
      <w:ins w:id="1100" w:author="Lauren Darr" w:date="2018-05-09T12:07:00Z">
        <w:r w:rsidR="00EF7109">
          <w:t>arge image perception is</w:t>
        </w:r>
      </w:ins>
      <w:ins w:id="1101" w:author="Lauren Darr" w:date="2018-05-16T09:55:00Z">
        <w:r w:rsidR="00673417">
          <w:t xml:space="preserve"> confined by the</w:t>
        </w:r>
      </w:ins>
      <w:ins w:id="1102" w:author="Lauren Darr" w:date="2018-05-09T12:07:00Z">
        <w:r w:rsidR="00EF7109">
          <w:t xml:space="preserve"> limited aspect ratios of </w:t>
        </w:r>
      </w:ins>
      <w:ins w:id="1103" w:author="Lauren Darr" w:date="2018-05-16T09:55:00Z">
        <w:r w:rsidR="00673417">
          <w:t>viewing devices as well as the perception limitations of humans.</w:t>
        </w:r>
      </w:ins>
      <w:ins w:id="1104" w:author="Lauren Darr" w:date="2018-05-09T12:07:00Z">
        <w:r w:rsidR="00EF7109">
          <w:t xml:space="preserve"> </w:t>
        </w:r>
      </w:ins>
      <w:ins w:id="1105" w:author="Lauren Darr" w:date="2018-05-16T09:56:00Z">
        <w:r w:rsidR="00673417">
          <w:t xml:space="preserve">Unsurprisingly, </w:t>
        </w:r>
      </w:ins>
      <w:ins w:id="1106" w:author="Lauren Darr" w:date="2018-05-16T09:57:00Z">
        <w:r w:rsidR="00673417">
          <w:t>data intensive visualizations may carry high performance requirements that are costly</w:t>
        </w:r>
      </w:ins>
      <w:ins w:id="1107" w:author="Lauren Darr" w:date="2018-05-09T12:07:00Z">
        <w:r w:rsidR="00EF7109">
          <w:t xml:space="preserve"> [</w:t>
        </w:r>
      </w:ins>
      <w:ins w:id="1108" w:author="Lauren Darr" w:date="2018-05-12T20:25:00Z">
        <w:r w:rsidR="006B6A3F">
          <w:t>9</w:t>
        </w:r>
      </w:ins>
      <w:ins w:id="1109" w:author="Lauren Darr" w:date="2018-05-09T12:07:00Z">
        <w:r w:rsidR="00EF7109">
          <w:t>].</w:t>
        </w:r>
      </w:ins>
    </w:p>
    <w:p w14:paraId="39C7B444" w14:textId="77777777" w:rsidR="00EF7109" w:rsidRDefault="00EF7109" w:rsidP="00243200">
      <w:pPr>
        <w:pStyle w:val="p1a"/>
        <w:ind w:firstLine="270"/>
        <w:rPr>
          <w:ins w:id="1110" w:author="Lauren Darr" w:date="2018-05-09T12:07:00Z"/>
        </w:rPr>
        <w:pPrChange w:id="1111" w:author="Daniel Engels" w:date="2018-06-09T09:52:00Z">
          <w:pPr>
            <w:pStyle w:val="p1a"/>
          </w:pPr>
        </w:pPrChange>
      </w:pPr>
      <w:ins w:id="1112" w:author="Lauren Darr" w:date="2018-05-09T12:07:00Z">
        <w:del w:id="1113" w:author="Daniel Engels" w:date="2018-06-09T09:52:00Z">
          <w:r w:rsidDel="00243200">
            <w:lastRenderedPageBreak/>
            <w:tab/>
          </w:r>
        </w:del>
      </w:ins>
      <w:ins w:id="1114" w:author="Lauren Darr" w:date="2018-05-16T10:03:00Z">
        <w:r w:rsidR="009850FC">
          <w:t>The</w:t>
        </w:r>
      </w:ins>
      <w:ins w:id="1115" w:author="Lauren Darr" w:date="2018-05-16T10:04:00Z">
        <w:r w:rsidR="009850FC">
          <w:t xml:space="preserve"> general</w:t>
        </w:r>
      </w:ins>
      <w:ins w:id="1116" w:author="Lauren Darr" w:date="2018-05-16T10:03:00Z">
        <w:r w:rsidR="009850FC">
          <w:t xml:space="preserve"> benefits and challenges of data visualizations </w:t>
        </w:r>
      </w:ins>
      <w:ins w:id="1117" w:author="Lauren Darr" w:date="2018-05-16T10:04:00Z">
        <w:r w:rsidR="009850FC">
          <w:t xml:space="preserve">are </w:t>
        </w:r>
      </w:ins>
      <w:ins w:id="1118" w:author="Lauren Darr" w:date="2018-05-16T10:05:00Z">
        <w:r w:rsidR="009850FC">
          <w:t xml:space="preserve">certainly applicable </w:t>
        </w:r>
      </w:ins>
      <w:ins w:id="1119" w:author="Lauren Darr" w:date="2018-05-16T10:04:00Z">
        <w:r w:rsidR="009850FC">
          <w:t xml:space="preserve">to geo-visualization. </w:t>
        </w:r>
      </w:ins>
      <w:ins w:id="1120" w:author="Lauren Darr" w:date="2018-05-09T12:07:00Z">
        <w:r>
          <w:t>Maps have been in use for thousands of years, maps with data have been in use for almost as long. With the rapid rise of new data sources comes the challenge of how we extract useful information. Do authors of visualizations use the original data set or combine other datasets linked by say zip codes, or census tracks to make them more useful to the user? [</w:t>
        </w:r>
      </w:ins>
      <w:ins w:id="1121" w:author="Lauren Darr" w:date="2018-05-12T20:30:00Z">
        <w:r w:rsidR="006B6A3F">
          <w:t>10</w:t>
        </w:r>
      </w:ins>
      <w:ins w:id="1122" w:author="Lauren Darr" w:date="2018-05-09T12:07:00Z">
        <w:r>
          <w:t xml:space="preserve">]. The classic definition of a map is that of a plot of land scaled down on a flat medium that represents part of the Earth’s surface. The rise of information technology and scientific computing have </w:t>
        </w:r>
      </w:ins>
      <w:ins w:id="1123" w:author="Lauren Darr" w:date="2018-05-16T13:32:00Z">
        <w:r w:rsidR="0055021B">
          <w:t>given rise to</w:t>
        </w:r>
      </w:ins>
      <w:ins w:id="1124" w:author="Lauren Darr" w:date="2018-05-16T13:35:00Z">
        <w:r w:rsidR="0055021B">
          <w:t xml:space="preserve"> </w:t>
        </w:r>
      </w:ins>
      <w:ins w:id="1125" w:author="Lauren Darr" w:date="2018-05-09T12:07:00Z">
        <w:r>
          <w:t xml:space="preserve">geographic information systems (GIS). A typical GIS software will have the ability to layer information on top of a map in order to tell a story with a dynamic map that a user can explore. </w:t>
        </w:r>
      </w:ins>
    </w:p>
    <w:p w14:paraId="3D5B5943" w14:textId="77777777" w:rsidR="00C44BCD" w:rsidRDefault="00EF7109" w:rsidP="00243200">
      <w:pPr>
        <w:ind w:firstLine="270"/>
        <w:rPr>
          <w:ins w:id="1126" w:author="Lauren Darr" w:date="2018-05-16T13:47:00Z"/>
        </w:rPr>
        <w:pPrChange w:id="1127" w:author="Daniel Engels" w:date="2018-06-09T09:52:00Z">
          <w:pPr>
            <w:ind w:firstLine="709"/>
          </w:pPr>
        </w:pPrChange>
      </w:pPr>
      <w:ins w:id="1128" w:author="Lauren Darr" w:date="2018-05-09T12:07:00Z">
        <w:del w:id="1129" w:author="Daniel Engels" w:date="2018-06-09T09:52:00Z">
          <w:r w:rsidDel="00243200">
            <w:tab/>
          </w:r>
        </w:del>
        <w:r>
          <w:t>There are many software types that exist for geospatial analysis. There are large commercial GIS packages like ArcView, ArcGis and ERSI</w:t>
        </w:r>
      </w:ins>
      <w:ins w:id="1130" w:author="Lauren Darr" w:date="2018-05-16T14:11:00Z">
        <w:r w:rsidR="00CC51F1">
          <w:t>.</w:t>
        </w:r>
      </w:ins>
      <w:ins w:id="1131" w:author="Lauren Darr" w:date="2018-05-09T12:07:00Z">
        <w:r>
          <w:t xml:space="preserve"> </w:t>
        </w:r>
      </w:ins>
      <w:ins w:id="1132" w:author="Lauren Darr" w:date="2018-05-16T14:36:00Z">
        <w:r w:rsidR="00644212">
          <w:t xml:space="preserve">While the commercial GIS packages have served as industry standards for some years, open source GIS options are </w:t>
        </w:r>
      </w:ins>
      <w:ins w:id="1133" w:author="Lauren Darr" w:date="2018-05-16T14:37:00Z">
        <w:r w:rsidR="00644212">
          <w:t xml:space="preserve">increasing. For example, </w:t>
        </w:r>
      </w:ins>
      <w:ins w:id="1134" w:author="Lauren Darr" w:date="2018-05-16T14:39:00Z">
        <w:r w:rsidR="00644212">
          <w:t>open source software environments P</w:t>
        </w:r>
      </w:ins>
      <w:ins w:id="1135" w:author="Lauren Darr" w:date="2018-05-16T14:40:00Z">
        <w:r w:rsidR="00644212">
          <w:t>ython and R</w:t>
        </w:r>
      </w:ins>
      <w:ins w:id="1136" w:author="Lauren Darr" w:date="2018-05-16T14:37:00Z">
        <w:r w:rsidR="00644212">
          <w:t xml:space="preserve"> have</w:t>
        </w:r>
      </w:ins>
      <w:ins w:id="1137" w:author="Lauren Darr" w:date="2018-05-16T14:38:00Z">
        <w:r w:rsidR="00644212">
          <w:t xml:space="preserve"> GIS </w:t>
        </w:r>
      </w:ins>
      <w:ins w:id="1138" w:author="Lauren Darr" w:date="2018-05-16T14:40:00Z">
        <w:r w:rsidR="00644212">
          <w:t>libraries</w:t>
        </w:r>
      </w:ins>
      <w:ins w:id="1139" w:author="Lauren Darr" w:date="2018-05-16T14:38:00Z">
        <w:r w:rsidR="00644212">
          <w:t xml:space="preserve"> </w:t>
        </w:r>
      </w:ins>
      <w:ins w:id="1140" w:author="Lauren Darr" w:date="2018-05-16T14:39:00Z">
        <w:r w:rsidR="00644212">
          <w:t>such as Plotly, GeoPandas</w:t>
        </w:r>
      </w:ins>
      <w:ins w:id="1141" w:author="Lauren Darr" w:date="2018-05-16T14:40:00Z">
        <w:r w:rsidR="00644212">
          <w:t>, and Leaflet that enable the creation of robust, interactive geospatial visualizations</w:t>
        </w:r>
      </w:ins>
      <w:ins w:id="1142" w:author="Lauren Darr" w:date="2018-05-16T14:48:00Z">
        <w:r w:rsidR="00050CFA">
          <w:t xml:space="preserve"> for free</w:t>
        </w:r>
      </w:ins>
    </w:p>
    <w:p w14:paraId="747C40E5" w14:textId="77777777" w:rsidR="004B6218" w:rsidRDefault="004B6218" w:rsidP="004B6218">
      <w:pPr>
        <w:pStyle w:val="heading10"/>
        <w:outlineLvl w:val="0"/>
        <w:rPr>
          <w:ins w:id="1143" w:author="Lauren Darr" w:date="2018-05-09T12:08:00Z"/>
        </w:rPr>
      </w:pPr>
      <w:ins w:id="1144" w:author="Lauren Darr" w:date="2018-05-04T12:03:00Z">
        <w:r>
          <w:t>3</w:t>
        </w:r>
      </w:ins>
      <w:ins w:id="1145" w:author="Lauren Darr" w:date="2018-05-04T12:04:00Z">
        <w:r>
          <w:t xml:space="preserve">   Crime analy</w:t>
        </w:r>
      </w:ins>
      <w:ins w:id="1146" w:author="Lauren Darr" w:date="2018-05-04T12:05:00Z">
        <w:r>
          <w:t>tics</w:t>
        </w:r>
      </w:ins>
    </w:p>
    <w:p w14:paraId="5DD27E10" w14:textId="77777777" w:rsidR="00973180" w:rsidRDefault="00973180">
      <w:pPr>
        <w:ind w:firstLine="0"/>
        <w:rPr>
          <w:ins w:id="1147" w:author="Lauren Darr" w:date="2018-05-16T14:58:00Z"/>
        </w:rPr>
        <w:pPrChange w:id="1148" w:author="Lauren Darr" w:date="2018-05-16T14:58:00Z">
          <w:pPr>
            <w:ind w:firstLine="709"/>
          </w:pPr>
        </w:pPrChange>
      </w:pPr>
      <w:ins w:id="1149" w:author="Lauren Darr" w:date="2018-05-16T14:58:00Z">
        <w:r>
          <w:t xml:space="preserve">It is unsurprising that news media coverage of crime data analytics has a tendency to focus on the most ground breaking and intriguing innovations of the moment. A 2016 Science Magazine article detailed the use of advanced predictive software by agencies looking both to predict where crimes will happen and the actual individuals who may commit or become victims of crimes </w:t>
        </w:r>
        <w:r w:rsidRPr="00F956D3">
          <w:t>[</w:t>
        </w:r>
        <w:r>
          <w:t>1</w:t>
        </w:r>
      </w:ins>
      <w:ins w:id="1150" w:author="Lauren Darr" w:date="2018-05-16T15:45:00Z">
        <w:r w:rsidR="00DA2A1B">
          <w:t>1</w:t>
        </w:r>
      </w:ins>
      <w:ins w:id="1151" w:author="Lauren Darr" w:date="2018-05-16T14:58:00Z">
        <w:r w:rsidRPr="00F956D3">
          <w:t>].</w:t>
        </w:r>
        <w:r>
          <w:t xml:space="preserve"> For example, PredPol is proprietary software that uses algorithms to predict where crimes are likely to happen during a shift [1</w:t>
        </w:r>
      </w:ins>
      <w:ins w:id="1152" w:author="Lauren Darr" w:date="2018-05-16T15:45:00Z">
        <w:r w:rsidR="00DA2A1B">
          <w:t>1</w:t>
        </w:r>
      </w:ins>
      <w:ins w:id="1153" w:author="Lauren Darr" w:date="2018-05-16T14:58:00Z">
        <w:r>
          <w:t>]. While forecasting crimes is a highly pertinent application of incident data, it is not a cure-all for understanding and effectively using crime data.</w:t>
        </w:r>
      </w:ins>
    </w:p>
    <w:p w14:paraId="6F3B02CD" w14:textId="788E2ADB" w:rsidR="00B7190D" w:rsidRDefault="00B7190D">
      <w:pPr>
        <w:ind w:firstLine="709"/>
        <w:rPr>
          <w:ins w:id="1154" w:author="Daniel Engels" w:date="2018-06-09T11:31:00Z"/>
        </w:rPr>
      </w:pPr>
      <w:ins w:id="1155" w:author="Lauren Darr" w:date="2018-05-09T12:09:00Z">
        <w:r>
          <w:t>In 2015, the Police Data Initiative (PDI) was launched per recommendation of President Obama’s Task Force on 21</w:t>
        </w:r>
        <w:r w:rsidRPr="00D02CD2">
          <w:rPr>
            <w:vertAlign w:val="superscript"/>
          </w:rPr>
          <w:t>st</w:t>
        </w:r>
        <w:r>
          <w:t xml:space="preserve"> Century Policing</w:t>
        </w:r>
      </w:ins>
      <w:ins w:id="1156" w:author="Lauren Darr" w:date="2018-05-13T10:35:00Z">
        <w:r w:rsidR="00C94A37">
          <w:rPr>
            <w:rStyle w:val="FootnoteReference"/>
          </w:rPr>
          <w:footnoteReference w:id="7"/>
        </w:r>
      </w:ins>
      <w:ins w:id="1159" w:author="Lauren Darr" w:date="2018-05-09T12:09:00Z">
        <w:r w:rsidRPr="00F956D3">
          <w:t>.</w:t>
        </w:r>
        <w:r>
          <w:t xml:space="preserve"> The PDI is a collective network of law enforcement agencies, researchers, and technologists already developing and delivering best practices for collecting and publishing public datasets as well as utilizing data and technology for the improvement of policing and community relations. As of March, 2018, there are 130 contributing agencies and over 330 available data sets through the PDI website. The PDI demonstrates and embraces the diversity of law enforcement agencies’ needs and resources with both large and small department participants.</w:t>
        </w:r>
      </w:ins>
      <w:ins w:id="1160" w:author="Lauren Darr" w:date="2018-05-16T15:46:00Z">
        <w:r w:rsidR="00DA2A1B">
          <w:t xml:space="preserve"> </w:t>
        </w:r>
      </w:ins>
    </w:p>
    <w:p w14:paraId="010EFBB7" w14:textId="50740AF9" w:rsidR="0069555C" w:rsidRDefault="0069555C">
      <w:pPr>
        <w:ind w:firstLine="709"/>
        <w:rPr>
          <w:ins w:id="1161" w:author="Lauren Darr" w:date="2018-05-09T12:09:00Z"/>
        </w:rPr>
      </w:pPr>
      <w:ins w:id="1162" w:author="Daniel Engels" w:date="2018-06-09T11:31:00Z">
        <w:r>
          <w:t>EXPAND</w:t>
        </w:r>
      </w:ins>
    </w:p>
    <w:p w14:paraId="45E76E41" w14:textId="77777777" w:rsidR="009B1D59" w:rsidRPr="009A3755" w:rsidRDefault="004B6218" w:rsidP="003E1437">
      <w:pPr>
        <w:pStyle w:val="heading10"/>
        <w:outlineLvl w:val="0"/>
      </w:pPr>
      <w:ins w:id="1163" w:author="Lauren Darr" w:date="2018-05-04T12:05:00Z">
        <w:r>
          <w:lastRenderedPageBreak/>
          <w:t>4</w:t>
        </w:r>
        <w:r w:rsidRPr="009A3755">
          <w:t xml:space="preserve">  </w:t>
        </w:r>
        <w:r>
          <w:t xml:space="preserve"> Data</w:t>
        </w:r>
      </w:ins>
    </w:p>
    <w:p w14:paraId="5A7D9026" w14:textId="77777777" w:rsidR="00657488" w:rsidDel="00A1766B" w:rsidRDefault="009B1D59" w:rsidP="00657488">
      <w:pPr>
        <w:pStyle w:val="p1a"/>
        <w:rPr>
          <w:del w:id="1164" w:author="Crowder, Michael" w:date="2018-03-14T18:31:00Z"/>
        </w:rPr>
      </w:pPr>
      <w:del w:id="1165" w:author="Crowder, Michael" w:date="2018-03-14T18:31:00Z">
        <w:r w:rsidRPr="009B1D59" w:rsidDel="00A1766B">
          <w:delText xml:space="preserve">The printing area is 122 mm × 193 mm. The text should be justified to occupy the full line width, so that the right margin is not ragged, with words hyphenated as appropriate. Please fill pages so that the length of </w:delText>
        </w:r>
        <w:r w:rsidR="009F4136" w:rsidDel="00A1766B">
          <w:delText>the text is no less than 180 mm, if possible.</w:delText>
        </w:r>
        <w:r w:rsidR="00657488" w:rsidDel="00A1766B">
          <w:delText xml:space="preserve"> </w:delText>
        </w:r>
      </w:del>
    </w:p>
    <w:p w14:paraId="1E0FE829" w14:textId="77777777" w:rsidR="009F4136" w:rsidDel="00A1766B" w:rsidRDefault="009B1D59" w:rsidP="00657488">
      <w:pPr>
        <w:rPr>
          <w:del w:id="1166" w:author="Crowder, Michael" w:date="2018-03-14T18:31:00Z"/>
        </w:rPr>
      </w:pPr>
      <w:del w:id="1167" w:author="Crowder, Michael" w:date="2018-03-14T18:31:00Z">
        <w:r w:rsidRPr="009B1D59" w:rsidDel="00A1766B">
          <w:delText xml:space="preserve">Use 10-point type for the name(s) of the author(s) and 9-point type for the address(es) and the abstract. For the main text, please use 10-point type and single-line spacing. We recommend the use of Computer Modern Roman or Times. Italic type may be used to emphasize words in running text. Bold type and underlining should be avoided. </w:delText>
        </w:r>
      </w:del>
    </w:p>
    <w:p w14:paraId="634A2504" w14:textId="77777777" w:rsidR="009B1D59" w:rsidRPr="009B1D59" w:rsidDel="00A1766B" w:rsidRDefault="00B069EE" w:rsidP="00657488">
      <w:pPr>
        <w:rPr>
          <w:del w:id="1168" w:author="Crowder, Michael" w:date="2018-03-14T18:31:00Z"/>
        </w:rPr>
      </w:pPr>
      <w:del w:id="1169" w:author="Crowder, Michael" w:date="2018-03-14T18:31:00Z">
        <w:r w:rsidDel="00A1766B">
          <w:delText>Papers not comply</w:delText>
        </w:r>
        <w:r w:rsidR="009B1D59" w:rsidRPr="009B1D59" w:rsidDel="00A1766B">
          <w:delText>ing with the LNCS style will be reformatted. This can lead to an increase in the overall number of pages. We would therefore urge you not to squash your paper.</w:delText>
        </w:r>
      </w:del>
    </w:p>
    <w:p w14:paraId="2E7AE62B" w14:textId="77777777" w:rsidR="00657488" w:rsidDel="00A1766B" w:rsidRDefault="009B1D59" w:rsidP="00657488">
      <w:pPr>
        <w:pStyle w:val="heading30"/>
        <w:rPr>
          <w:del w:id="1170" w:author="Crowder, Michael" w:date="2018-03-14T18:31:00Z"/>
          <w:b w:val="0"/>
        </w:rPr>
      </w:pPr>
      <w:del w:id="1171" w:author="Crowder, Michael" w:date="2018-03-14T18:31:00Z">
        <w:r w:rsidRPr="009B1D59" w:rsidDel="00A1766B">
          <w:delText>Headings.</w:delText>
        </w:r>
        <w:r w:rsidRPr="009A3755" w:rsidDel="00A1766B">
          <w:rPr>
            <w:sz w:val="18"/>
            <w:szCs w:val="18"/>
          </w:rPr>
          <w:delText xml:space="preserve"> </w:delText>
        </w:r>
        <w:r w:rsidRPr="00657488" w:rsidDel="00A1766B">
          <w:rPr>
            <w:b w:val="0"/>
          </w:rPr>
          <w:delText xml:space="preserve">Headings should be capitalized (i.e., nouns, verbs, and all other words except articles, prepositions, and conjunctions should be set with an initial capital) and should, with the exception of the title, be aligned to the left. Words joined by a hyphen are subject to a special rule. If the first word can stand alone, the second word should be capitalized. The font sizes are given in Table 1. </w:delText>
        </w:r>
        <w:r w:rsidR="00657488" w:rsidDel="00A1766B">
          <w:rPr>
            <w:b w:val="0"/>
          </w:rPr>
          <w:delText xml:space="preserve"> </w:delText>
        </w:r>
      </w:del>
    </w:p>
    <w:p w14:paraId="3BDCBFAF" w14:textId="77777777" w:rsidR="009B1D59" w:rsidDel="00A1766B" w:rsidRDefault="009B1D59" w:rsidP="00657488">
      <w:pPr>
        <w:rPr>
          <w:del w:id="1172" w:author="Crowder, Michael" w:date="2018-03-14T18:31:00Z"/>
        </w:rPr>
      </w:pPr>
      <w:del w:id="1173" w:author="Crowder, Michael" w:date="2018-03-14T18:31:00Z">
        <w:r w:rsidRPr="00657488" w:rsidDel="00A1766B">
          <w:delText xml:space="preserve">Here are some examples of headings: "Criteria to Disprove Context-Freeness of Collage Languages", "On Correcting the Intrusion of Tracing Non-deterministic Programs by Software", "A User-Friendly and Extendable Data Distribution System", "Multi-flip Networks: Parallelizing GenSAT", "Self-determinations of Man". </w:delText>
        </w:r>
      </w:del>
    </w:p>
    <w:p w14:paraId="1EB28208" w14:textId="77777777" w:rsidR="001D3036" w:rsidRPr="009B1D59" w:rsidDel="00A1766B" w:rsidRDefault="001D3036" w:rsidP="001D3036">
      <w:pPr>
        <w:pStyle w:val="tabletitle"/>
        <w:spacing w:after="240"/>
        <w:rPr>
          <w:del w:id="1174" w:author="Crowder, Michael" w:date="2018-03-14T18:31:00Z"/>
          <w:lang w:val="en-GB"/>
        </w:rPr>
      </w:pPr>
      <w:del w:id="1175" w:author="Crowder, Michael" w:date="2018-03-14T18:31:00Z">
        <w:r w:rsidRPr="009B1D59" w:rsidDel="00A1766B">
          <w:rPr>
            <w:b/>
            <w:lang w:val="en-GB"/>
          </w:rPr>
          <w:delText xml:space="preserve">Table </w:delText>
        </w:r>
        <w:r w:rsidDel="00A1766B">
          <w:rPr>
            <w:b/>
          </w:rPr>
          <w:fldChar w:fldCharType="begin"/>
        </w:r>
        <w:r w:rsidRPr="009B1D59" w:rsidDel="00A1766B">
          <w:rPr>
            <w:b/>
            <w:lang w:val="en-GB"/>
          </w:rPr>
          <w:delInstrText xml:space="preserve"> SEQ Table \n </w:delInstrText>
        </w:r>
        <w:r w:rsidDel="00A1766B">
          <w:rPr>
            <w:b/>
          </w:rPr>
          <w:fldChar w:fldCharType="separate"/>
        </w:r>
        <w:r w:rsidR="00A82AC2" w:rsidDel="00A1766B">
          <w:rPr>
            <w:b/>
            <w:noProof/>
            <w:lang w:val="en-GB"/>
          </w:rPr>
          <w:delText>1</w:delText>
        </w:r>
        <w:r w:rsidDel="00A1766B">
          <w:rPr>
            <w:b/>
          </w:rPr>
          <w:fldChar w:fldCharType="end"/>
        </w:r>
        <w:r w:rsidRPr="009B1D59" w:rsidDel="00A1766B">
          <w:rPr>
            <w:b/>
            <w:lang w:val="en-GB"/>
          </w:rPr>
          <w:delText>.</w:delText>
        </w:r>
        <w:r w:rsidRPr="009B1D59" w:rsidDel="00A1766B">
          <w:rPr>
            <w:lang w:val="en-GB"/>
          </w:rPr>
          <w:delText xml:space="preserve"> </w:delText>
        </w:r>
        <w:r w:rsidDel="00A1766B">
          <w:rPr>
            <w:lang w:val="en-GB"/>
          </w:rPr>
          <w:delText xml:space="preserve"> </w:delText>
        </w:r>
        <w:r w:rsidRPr="009B1D59" w:rsidDel="00A1766B">
          <w:rPr>
            <w:szCs w:val="18"/>
            <w:lang w:val="en-US"/>
          </w:rPr>
          <w:delText xml:space="preserve">Font sizes of headings. Table captions should always be positioned </w:delText>
        </w:r>
        <w:r w:rsidRPr="009B1D59" w:rsidDel="00A1766B">
          <w:rPr>
            <w:i/>
            <w:szCs w:val="18"/>
            <w:lang w:val="en-US"/>
          </w:rPr>
          <w:delText>above</w:delText>
        </w:r>
        <w:r w:rsidRPr="009B1D59" w:rsidDel="00A1766B">
          <w:rPr>
            <w:szCs w:val="18"/>
            <w:lang w:val="en-US"/>
          </w:rPr>
          <w:delText xml:space="preserve"> the tables.</w:delText>
        </w:r>
        <w:r w:rsidRPr="009A3755" w:rsidDel="00A1766B">
          <w:rPr>
            <w:sz w:val="16"/>
            <w:szCs w:val="16"/>
            <w:lang w:val="en-US"/>
          </w:rPr>
          <w:delText xml:space="preserve"> </w:delText>
        </w:r>
      </w:del>
    </w:p>
    <w:tbl>
      <w:tblPr>
        <w:tblW w:w="0" w:type="auto"/>
        <w:jc w:val="center"/>
        <w:tblLayout w:type="fixed"/>
        <w:tblCellMar>
          <w:left w:w="70" w:type="dxa"/>
          <w:right w:w="70" w:type="dxa"/>
        </w:tblCellMar>
        <w:tblLook w:val="0000" w:firstRow="0" w:lastRow="0" w:firstColumn="0" w:lastColumn="0" w:noHBand="0" w:noVBand="0"/>
      </w:tblPr>
      <w:tblGrid>
        <w:gridCol w:w="1664"/>
        <w:gridCol w:w="2444"/>
        <w:gridCol w:w="1724"/>
      </w:tblGrid>
      <w:tr w:rsidR="001D3036" w:rsidRPr="00371779" w:rsidDel="00A1766B" w14:paraId="734E076E" w14:textId="77777777">
        <w:trPr>
          <w:jc w:val="center"/>
          <w:del w:id="1176" w:author="Crowder, Michael" w:date="2018-03-14T18:31:00Z"/>
        </w:trPr>
        <w:tc>
          <w:tcPr>
            <w:tcW w:w="1664" w:type="dxa"/>
            <w:tcBorders>
              <w:top w:val="single" w:sz="12" w:space="0" w:color="000000"/>
              <w:bottom w:val="single" w:sz="6" w:space="0" w:color="000000"/>
            </w:tcBorders>
          </w:tcPr>
          <w:p w14:paraId="41331E22" w14:textId="77777777" w:rsidR="001D3036" w:rsidRPr="00371779" w:rsidDel="00A1766B" w:rsidRDefault="001D3036" w:rsidP="007309D0">
            <w:pPr>
              <w:ind w:firstLine="0"/>
              <w:rPr>
                <w:del w:id="1177" w:author="Crowder, Michael" w:date="2018-03-14T18:31:00Z"/>
                <w:sz w:val="18"/>
                <w:szCs w:val="18"/>
              </w:rPr>
            </w:pPr>
            <w:del w:id="1178" w:author="Crowder, Michael" w:date="2018-03-14T18:31:00Z">
              <w:r w:rsidRPr="00371779" w:rsidDel="00A1766B">
                <w:rPr>
                  <w:sz w:val="18"/>
                  <w:szCs w:val="18"/>
                </w:rPr>
                <w:delText>Heading level</w:delText>
              </w:r>
            </w:del>
          </w:p>
        </w:tc>
        <w:tc>
          <w:tcPr>
            <w:tcW w:w="2444" w:type="dxa"/>
            <w:tcBorders>
              <w:top w:val="single" w:sz="12" w:space="0" w:color="000000"/>
              <w:bottom w:val="single" w:sz="6" w:space="0" w:color="000000"/>
            </w:tcBorders>
          </w:tcPr>
          <w:p w14:paraId="6117E527" w14:textId="77777777" w:rsidR="001D3036" w:rsidRPr="00371779" w:rsidDel="00A1766B" w:rsidRDefault="001D3036" w:rsidP="007309D0">
            <w:pPr>
              <w:ind w:firstLine="0"/>
              <w:rPr>
                <w:del w:id="1179" w:author="Crowder, Michael" w:date="2018-03-14T18:31:00Z"/>
                <w:sz w:val="18"/>
                <w:szCs w:val="18"/>
              </w:rPr>
            </w:pPr>
            <w:del w:id="1180" w:author="Crowder, Michael" w:date="2018-03-14T18:31:00Z">
              <w:r w:rsidRPr="00371779" w:rsidDel="00A1766B">
                <w:rPr>
                  <w:sz w:val="18"/>
                  <w:szCs w:val="18"/>
                </w:rPr>
                <w:delText>Example</w:delText>
              </w:r>
            </w:del>
          </w:p>
        </w:tc>
        <w:tc>
          <w:tcPr>
            <w:tcW w:w="1724" w:type="dxa"/>
            <w:tcBorders>
              <w:top w:val="single" w:sz="12" w:space="0" w:color="000000"/>
              <w:bottom w:val="single" w:sz="6" w:space="0" w:color="000000"/>
            </w:tcBorders>
          </w:tcPr>
          <w:p w14:paraId="6CBEEB19" w14:textId="77777777" w:rsidR="001D3036" w:rsidRPr="00371779" w:rsidDel="00A1766B" w:rsidRDefault="001D3036" w:rsidP="007309D0">
            <w:pPr>
              <w:ind w:firstLine="0"/>
              <w:rPr>
                <w:del w:id="1181" w:author="Crowder, Michael" w:date="2018-03-14T18:31:00Z"/>
                <w:sz w:val="18"/>
                <w:szCs w:val="18"/>
              </w:rPr>
            </w:pPr>
            <w:del w:id="1182" w:author="Crowder, Michael" w:date="2018-03-14T18:31:00Z">
              <w:r w:rsidRPr="00371779" w:rsidDel="00A1766B">
                <w:rPr>
                  <w:sz w:val="18"/>
                  <w:szCs w:val="18"/>
                </w:rPr>
                <w:delText>Font size and style</w:delText>
              </w:r>
            </w:del>
          </w:p>
        </w:tc>
      </w:tr>
      <w:tr w:rsidR="001D3036" w:rsidRPr="00371779" w:rsidDel="00A1766B" w14:paraId="0628DA0D" w14:textId="77777777">
        <w:trPr>
          <w:jc w:val="center"/>
          <w:del w:id="1183" w:author="Crowder, Michael" w:date="2018-03-14T18:31:00Z"/>
        </w:trPr>
        <w:tc>
          <w:tcPr>
            <w:tcW w:w="1664" w:type="dxa"/>
          </w:tcPr>
          <w:p w14:paraId="137FEFCA" w14:textId="77777777" w:rsidR="001D3036" w:rsidRPr="00371779" w:rsidDel="00A1766B" w:rsidRDefault="001D3036" w:rsidP="007309D0">
            <w:pPr>
              <w:ind w:firstLine="0"/>
              <w:rPr>
                <w:del w:id="1184" w:author="Crowder, Michael" w:date="2018-03-14T18:31:00Z"/>
                <w:sz w:val="18"/>
                <w:szCs w:val="18"/>
              </w:rPr>
            </w:pPr>
            <w:del w:id="1185" w:author="Crowder, Michael" w:date="2018-03-14T18:31:00Z">
              <w:r w:rsidRPr="00371779" w:rsidDel="00A1766B">
                <w:rPr>
                  <w:sz w:val="18"/>
                  <w:szCs w:val="18"/>
                </w:rPr>
                <w:delText>Title (centered)</w:delText>
              </w:r>
            </w:del>
          </w:p>
        </w:tc>
        <w:tc>
          <w:tcPr>
            <w:tcW w:w="2444" w:type="dxa"/>
          </w:tcPr>
          <w:p w14:paraId="2E1ED05B" w14:textId="77777777" w:rsidR="001D3036" w:rsidRPr="00371779" w:rsidDel="00A1766B" w:rsidRDefault="001D3036" w:rsidP="007309D0">
            <w:pPr>
              <w:ind w:firstLine="0"/>
              <w:rPr>
                <w:del w:id="1186" w:author="Crowder, Michael" w:date="2018-03-14T18:31:00Z"/>
                <w:sz w:val="18"/>
                <w:szCs w:val="18"/>
              </w:rPr>
            </w:pPr>
            <w:del w:id="1187" w:author="Crowder, Michael" w:date="2018-03-14T18:31:00Z">
              <w:r w:rsidRPr="00371779" w:rsidDel="00A1766B">
                <w:rPr>
                  <w:b/>
                  <w:sz w:val="25"/>
                  <w:szCs w:val="25"/>
                </w:rPr>
                <w:delText>Lecture Notes …</w:delText>
              </w:r>
            </w:del>
          </w:p>
        </w:tc>
        <w:tc>
          <w:tcPr>
            <w:tcW w:w="1724" w:type="dxa"/>
          </w:tcPr>
          <w:p w14:paraId="6F2C00D5" w14:textId="77777777" w:rsidR="001D3036" w:rsidRPr="00371779" w:rsidDel="00A1766B" w:rsidRDefault="001D3036" w:rsidP="007309D0">
            <w:pPr>
              <w:ind w:firstLine="0"/>
              <w:rPr>
                <w:del w:id="1188" w:author="Crowder, Michael" w:date="2018-03-14T18:31:00Z"/>
                <w:sz w:val="18"/>
                <w:szCs w:val="18"/>
              </w:rPr>
            </w:pPr>
            <w:del w:id="1189" w:author="Crowder, Michael" w:date="2018-03-14T18:31:00Z">
              <w:r w:rsidRPr="00371779" w:rsidDel="00A1766B">
                <w:rPr>
                  <w:sz w:val="18"/>
                  <w:szCs w:val="18"/>
                </w:rPr>
                <w:delText>14 point, bold</w:delText>
              </w:r>
            </w:del>
          </w:p>
        </w:tc>
      </w:tr>
      <w:tr w:rsidR="001D3036" w:rsidRPr="00371779" w:rsidDel="00A1766B" w14:paraId="47ED0A33" w14:textId="77777777">
        <w:trPr>
          <w:jc w:val="center"/>
          <w:del w:id="1190" w:author="Crowder, Michael" w:date="2018-03-14T18:31:00Z"/>
        </w:trPr>
        <w:tc>
          <w:tcPr>
            <w:tcW w:w="1664" w:type="dxa"/>
          </w:tcPr>
          <w:p w14:paraId="6841E323" w14:textId="77777777" w:rsidR="001D3036" w:rsidRPr="00371779" w:rsidDel="00A1766B" w:rsidRDefault="001D3036" w:rsidP="007309D0">
            <w:pPr>
              <w:ind w:firstLine="0"/>
              <w:rPr>
                <w:del w:id="1191" w:author="Crowder, Michael" w:date="2018-03-14T18:31:00Z"/>
                <w:sz w:val="18"/>
                <w:szCs w:val="18"/>
              </w:rPr>
            </w:pPr>
            <w:del w:id="1192" w:author="Crowder, Michael" w:date="2018-03-14T18:31:00Z">
              <w:r w:rsidRPr="00371779" w:rsidDel="00A1766B">
                <w:rPr>
                  <w:sz w:val="18"/>
                  <w:szCs w:val="18"/>
                </w:rPr>
                <w:delText>1</w:delText>
              </w:r>
              <w:r w:rsidRPr="00371779" w:rsidDel="00A1766B">
                <w:rPr>
                  <w:sz w:val="18"/>
                  <w:szCs w:val="18"/>
                  <w:vertAlign w:val="superscript"/>
                </w:rPr>
                <w:delText>st</w:delText>
              </w:r>
              <w:r w:rsidRPr="00371779" w:rsidDel="00A1766B">
                <w:rPr>
                  <w:sz w:val="18"/>
                  <w:szCs w:val="18"/>
                </w:rPr>
                <w:delText>-level heading</w:delText>
              </w:r>
            </w:del>
          </w:p>
        </w:tc>
        <w:tc>
          <w:tcPr>
            <w:tcW w:w="2444" w:type="dxa"/>
          </w:tcPr>
          <w:p w14:paraId="42B39B51" w14:textId="77777777" w:rsidR="001D3036" w:rsidRPr="00371779" w:rsidDel="00A1766B" w:rsidRDefault="001D3036" w:rsidP="007309D0">
            <w:pPr>
              <w:ind w:firstLine="0"/>
              <w:rPr>
                <w:del w:id="1193" w:author="Crowder, Michael" w:date="2018-03-14T18:31:00Z"/>
                <w:sz w:val="18"/>
                <w:szCs w:val="18"/>
              </w:rPr>
            </w:pPr>
            <w:del w:id="1194" w:author="Crowder, Michael" w:date="2018-03-14T18:31:00Z">
              <w:r w:rsidRPr="00371779" w:rsidDel="00A1766B">
                <w:rPr>
                  <w:b/>
                  <w:sz w:val="21"/>
                  <w:szCs w:val="21"/>
                </w:rPr>
                <w:delText>1 Introduction</w:delText>
              </w:r>
            </w:del>
          </w:p>
        </w:tc>
        <w:tc>
          <w:tcPr>
            <w:tcW w:w="1724" w:type="dxa"/>
          </w:tcPr>
          <w:p w14:paraId="7F5A57F3" w14:textId="77777777" w:rsidR="001D3036" w:rsidRPr="00371779" w:rsidDel="00A1766B" w:rsidRDefault="001D3036" w:rsidP="007309D0">
            <w:pPr>
              <w:ind w:firstLine="0"/>
              <w:rPr>
                <w:del w:id="1195" w:author="Crowder, Michael" w:date="2018-03-14T18:31:00Z"/>
                <w:sz w:val="18"/>
                <w:szCs w:val="18"/>
              </w:rPr>
            </w:pPr>
            <w:del w:id="1196" w:author="Crowder, Michael" w:date="2018-03-14T18:31:00Z">
              <w:r w:rsidRPr="00371779" w:rsidDel="00A1766B">
                <w:rPr>
                  <w:sz w:val="18"/>
                  <w:szCs w:val="18"/>
                </w:rPr>
                <w:delText>12 point, bold</w:delText>
              </w:r>
            </w:del>
          </w:p>
        </w:tc>
      </w:tr>
      <w:tr w:rsidR="001D3036" w:rsidRPr="00371779" w:rsidDel="00A1766B" w14:paraId="531DA595" w14:textId="77777777">
        <w:trPr>
          <w:jc w:val="center"/>
          <w:del w:id="1197" w:author="Crowder, Michael" w:date="2018-03-14T18:31:00Z"/>
        </w:trPr>
        <w:tc>
          <w:tcPr>
            <w:tcW w:w="1664" w:type="dxa"/>
          </w:tcPr>
          <w:p w14:paraId="6BAD295B" w14:textId="77777777" w:rsidR="001D3036" w:rsidRPr="00371779" w:rsidDel="00A1766B" w:rsidRDefault="001D3036" w:rsidP="007309D0">
            <w:pPr>
              <w:ind w:firstLine="0"/>
              <w:rPr>
                <w:del w:id="1198" w:author="Crowder, Michael" w:date="2018-03-14T18:31:00Z"/>
                <w:sz w:val="18"/>
                <w:szCs w:val="18"/>
              </w:rPr>
            </w:pPr>
            <w:del w:id="1199" w:author="Crowder, Michael" w:date="2018-03-14T18:31:00Z">
              <w:r w:rsidRPr="00371779" w:rsidDel="00A1766B">
                <w:rPr>
                  <w:sz w:val="18"/>
                  <w:szCs w:val="18"/>
                </w:rPr>
                <w:delText>2</w:delText>
              </w:r>
              <w:r w:rsidRPr="00371779" w:rsidDel="00A1766B">
                <w:rPr>
                  <w:sz w:val="18"/>
                  <w:szCs w:val="18"/>
                  <w:vertAlign w:val="superscript"/>
                </w:rPr>
                <w:delText>nd</w:delText>
              </w:r>
              <w:r w:rsidRPr="00371779" w:rsidDel="00A1766B">
                <w:rPr>
                  <w:sz w:val="18"/>
                  <w:szCs w:val="18"/>
                </w:rPr>
                <w:delText>-level heading</w:delText>
              </w:r>
            </w:del>
          </w:p>
        </w:tc>
        <w:tc>
          <w:tcPr>
            <w:tcW w:w="2444" w:type="dxa"/>
          </w:tcPr>
          <w:p w14:paraId="6D18784C" w14:textId="77777777" w:rsidR="001D3036" w:rsidRPr="00371779" w:rsidDel="00A1766B" w:rsidRDefault="001D3036" w:rsidP="007309D0">
            <w:pPr>
              <w:ind w:firstLine="0"/>
              <w:rPr>
                <w:del w:id="1200" w:author="Crowder, Michael" w:date="2018-03-14T18:31:00Z"/>
                <w:sz w:val="18"/>
                <w:szCs w:val="18"/>
              </w:rPr>
            </w:pPr>
            <w:del w:id="1201" w:author="Crowder, Michael" w:date="2018-03-14T18:31:00Z">
              <w:r w:rsidRPr="00371779" w:rsidDel="00A1766B">
                <w:rPr>
                  <w:b/>
                  <w:sz w:val="18"/>
                  <w:szCs w:val="18"/>
                </w:rPr>
                <w:delText>2.1 Printing Area</w:delText>
              </w:r>
            </w:del>
          </w:p>
        </w:tc>
        <w:tc>
          <w:tcPr>
            <w:tcW w:w="1724" w:type="dxa"/>
          </w:tcPr>
          <w:p w14:paraId="5ECBFFB5" w14:textId="77777777" w:rsidR="001D3036" w:rsidRPr="00371779" w:rsidDel="00A1766B" w:rsidRDefault="001D3036" w:rsidP="007309D0">
            <w:pPr>
              <w:ind w:firstLine="0"/>
              <w:rPr>
                <w:del w:id="1202" w:author="Crowder, Michael" w:date="2018-03-14T18:31:00Z"/>
                <w:sz w:val="18"/>
                <w:szCs w:val="18"/>
              </w:rPr>
            </w:pPr>
            <w:del w:id="1203" w:author="Crowder, Michael" w:date="2018-03-14T18:31:00Z">
              <w:r w:rsidRPr="00371779" w:rsidDel="00A1766B">
                <w:rPr>
                  <w:sz w:val="18"/>
                  <w:szCs w:val="18"/>
                </w:rPr>
                <w:delText>10 point, bold</w:delText>
              </w:r>
            </w:del>
          </w:p>
        </w:tc>
      </w:tr>
      <w:tr w:rsidR="001D3036" w:rsidRPr="00371779" w:rsidDel="00A1766B" w14:paraId="1FE74313" w14:textId="77777777">
        <w:trPr>
          <w:jc w:val="center"/>
          <w:del w:id="1204" w:author="Crowder, Michael" w:date="2018-03-14T18:31:00Z"/>
        </w:trPr>
        <w:tc>
          <w:tcPr>
            <w:tcW w:w="1664" w:type="dxa"/>
          </w:tcPr>
          <w:p w14:paraId="3366355F" w14:textId="77777777" w:rsidR="001D3036" w:rsidRPr="00371779" w:rsidDel="00A1766B" w:rsidRDefault="001D3036" w:rsidP="007309D0">
            <w:pPr>
              <w:ind w:firstLine="0"/>
              <w:rPr>
                <w:del w:id="1205" w:author="Crowder, Michael" w:date="2018-03-14T18:31:00Z"/>
                <w:sz w:val="18"/>
                <w:szCs w:val="18"/>
              </w:rPr>
            </w:pPr>
            <w:del w:id="1206" w:author="Crowder, Michael" w:date="2018-03-14T18:31:00Z">
              <w:r w:rsidRPr="00371779" w:rsidDel="00A1766B">
                <w:rPr>
                  <w:sz w:val="18"/>
                  <w:szCs w:val="18"/>
                </w:rPr>
                <w:delText>3</w:delText>
              </w:r>
              <w:r w:rsidRPr="00371779" w:rsidDel="00A1766B">
                <w:rPr>
                  <w:sz w:val="18"/>
                  <w:szCs w:val="18"/>
                  <w:vertAlign w:val="superscript"/>
                </w:rPr>
                <w:delText>rd</w:delText>
              </w:r>
              <w:r w:rsidRPr="00371779" w:rsidDel="00A1766B">
                <w:rPr>
                  <w:sz w:val="18"/>
                  <w:szCs w:val="18"/>
                </w:rPr>
                <w:delText>-level heading</w:delText>
              </w:r>
            </w:del>
          </w:p>
        </w:tc>
        <w:tc>
          <w:tcPr>
            <w:tcW w:w="2444" w:type="dxa"/>
          </w:tcPr>
          <w:p w14:paraId="731A5B18" w14:textId="77777777" w:rsidR="001D3036" w:rsidRPr="00371779" w:rsidDel="00A1766B" w:rsidRDefault="001D3036" w:rsidP="007309D0">
            <w:pPr>
              <w:ind w:firstLine="0"/>
              <w:rPr>
                <w:del w:id="1207" w:author="Crowder, Michael" w:date="2018-03-14T18:31:00Z"/>
                <w:sz w:val="18"/>
                <w:szCs w:val="18"/>
              </w:rPr>
            </w:pPr>
            <w:del w:id="1208" w:author="Crowder, Michael" w:date="2018-03-14T18:31:00Z">
              <w:r w:rsidRPr="00371779" w:rsidDel="00A1766B">
                <w:rPr>
                  <w:b/>
                  <w:sz w:val="18"/>
                  <w:szCs w:val="18"/>
                </w:rPr>
                <w:delText>Headings.</w:delText>
              </w:r>
              <w:r w:rsidRPr="00371779" w:rsidDel="00A1766B">
                <w:rPr>
                  <w:sz w:val="18"/>
                  <w:szCs w:val="18"/>
                </w:rPr>
                <w:delText xml:space="preserve">  Text follows …</w:delText>
              </w:r>
            </w:del>
          </w:p>
        </w:tc>
        <w:tc>
          <w:tcPr>
            <w:tcW w:w="1724" w:type="dxa"/>
          </w:tcPr>
          <w:p w14:paraId="5525A2E6" w14:textId="77777777" w:rsidR="001D3036" w:rsidRPr="00371779" w:rsidDel="00A1766B" w:rsidRDefault="001D3036" w:rsidP="007309D0">
            <w:pPr>
              <w:ind w:firstLine="0"/>
              <w:rPr>
                <w:del w:id="1209" w:author="Crowder, Michael" w:date="2018-03-14T18:31:00Z"/>
                <w:sz w:val="18"/>
                <w:szCs w:val="18"/>
              </w:rPr>
            </w:pPr>
            <w:del w:id="1210" w:author="Crowder, Michael" w:date="2018-03-14T18:31:00Z">
              <w:r w:rsidRPr="00371779" w:rsidDel="00A1766B">
                <w:rPr>
                  <w:sz w:val="18"/>
                  <w:szCs w:val="18"/>
                </w:rPr>
                <w:delText>10 point, bold</w:delText>
              </w:r>
            </w:del>
          </w:p>
        </w:tc>
      </w:tr>
      <w:tr w:rsidR="001D3036" w:rsidRPr="00371779" w:rsidDel="00A1766B" w14:paraId="742E37C1" w14:textId="77777777">
        <w:trPr>
          <w:jc w:val="center"/>
          <w:del w:id="1211" w:author="Crowder, Michael" w:date="2018-03-14T18:31:00Z"/>
        </w:trPr>
        <w:tc>
          <w:tcPr>
            <w:tcW w:w="1664" w:type="dxa"/>
            <w:tcBorders>
              <w:bottom w:val="single" w:sz="12" w:space="0" w:color="000000"/>
            </w:tcBorders>
          </w:tcPr>
          <w:p w14:paraId="0604EA80" w14:textId="77777777" w:rsidR="001D3036" w:rsidRPr="00371779" w:rsidDel="00A1766B" w:rsidRDefault="001D3036" w:rsidP="007309D0">
            <w:pPr>
              <w:ind w:firstLine="0"/>
              <w:rPr>
                <w:del w:id="1212" w:author="Crowder, Michael" w:date="2018-03-14T18:31:00Z"/>
                <w:sz w:val="18"/>
                <w:szCs w:val="18"/>
              </w:rPr>
            </w:pPr>
            <w:del w:id="1213" w:author="Crowder, Michael" w:date="2018-03-14T18:31:00Z">
              <w:r w:rsidRPr="00371779" w:rsidDel="00A1766B">
                <w:rPr>
                  <w:sz w:val="18"/>
                  <w:szCs w:val="18"/>
                </w:rPr>
                <w:delText>4</w:delText>
              </w:r>
              <w:r w:rsidRPr="00371779" w:rsidDel="00A1766B">
                <w:rPr>
                  <w:sz w:val="18"/>
                  <w:szCs w:val="18"/>
                  <w:vertAlign w:val="superscript"/>
                </w:rPr>
                <w:delText>th</w:delText>
              </w:r>
              <w:r w:rsidRPr="00371779" w:rsidDel="00A1766B">
                <w:rPr>
                  <w:sz w:val="18"/>
                  <w:szCs w:val="18"/>
                </w:rPr>
                <w:delText>-level heading</w:delText>
              </w:r>
            </w:del>
          </w:p>
        </w:tc>
        <w:tc>
          <w:tcPr>
            <w:tcW w:w="2444" w:type="dxa"/>
            <w:tcBorders>
              <w:bottom w:val="single" w:sz="12" w:space="0" w:color="000000"/>
            </w:tcBorders>
          </w:tcPr>
          <w:p w14:paraId="05A4E5A1" w14:textId="77777777" w:rsidR="001D3036" w:rsidRPr="00371779" w:rsidDel="00A1766B" w:rsidRDefault="001D3036" w:rsidP="007309D0">
            <w:pPr>
              <w:ind w:firstLine="0"/>
              <w:rPr>
                <w:del w:id="1214" w:author="Crowder, Michael" w:date="2018-03-14T18:31:00Z"/>
                <w:sz w:val="18"/>
                <w:szCs w:val="18"/>
              </w:rPr>
            </w:pPr>
            <w:del w:id="1215" w:author="Crowder, Michael" w:date="2018-03-14T18:31:00Z">
              <w:r w:rsidRPr="00371779" w:rsidDel="00A1766B">
                <w:rPr>
                  <w:i/>
                  <w:sz w:val="18"/>
                  <w:szCs w:val="18"/>
                </w:rPr>
                <w:delText>Remark.</w:delText>
              </w:r>
              <w:r w:rsidRPr="00371779" w:rsidDel="00A1766B">
                <w:rPr>
                  <w:sz w:val="18"/>
                  <w:szCs w:val="18"/>
                </w:rPr>
                <w:delText xml:space="preserve">  Text follows …</w:delText>
              </w:r>
            </w:del>
          </w:p>
        </w:tc>
        <w:tc>
          <w:tcPr>
            <w:tcW w:w="1724" w:type="dxa"/>
            <w:tcBorders>
              <w:bottom w:val="single" w:sz="12" w:space="0" w:color="000000"/>
            </w:tcBorders>
          </w:tcPr>
          <w:p w14:paraId="2209FCA6" w14:textId="77777777" w:rsidR="001D3036" w:rsidRPr="00371779" w:rsidDel="00A1766B" w:rsidRDefault="001D3036" w:rsidP="007309D0">
            <w:pPr>
              <w:ind w:firstLine="0"/>
              <w:rPr>
                <w:del w:id="1216" w:author="Crowder, Michael" w:date="2018-03-14T18:31:00Z"/>
                <w:sz w:val="18"/>
                <w:szCs w:val="18"/>
              </w:rPr>
            </w:pPr>
            <w:del w:id="1217" w:author="Crowder, Michael" w:date="2018-03-14T18:31:00Z">
              <w:r w:rsidRPr="00371779" w:rsidDel="00A1766B">
                <w:rPr>
                  <w:sz w:val="18"/>
                  <w:szCs w:val="18"/>
                </w:rPr>
                <w:delText>10 point, italic</w:delText>
              </w:r>
            </w:del>
          </w:p>
        </w:tc>
      </w:tr>
    </w:tbl>
    <w:p w14:paraId="2C1DE3F2" w14:textId="77777777" w:rsidR="001D3036" w:rsidRPr="00657488" w:rsidDel="00A1766B" w:rsidRDefault="001D3036" w:rsidP="00657488">
      <w:pPr>
        <w:rPr>
          <w:del w:id="1218" w:author="Crowder, Michael" w:date="2018-03-14T18:31:00Z"/>
        </w:rPr>
      </w:pPr>
    </w:p>
    <w:p w14:paraId="11BE8612" w14:textId="77777777" w:rsidR="00A8258F" w:rsidRPr="001D3036" w:rsidDel="00A1766B" w:rsidRDefault="009B1D59" w:rsidP="001D3036">
      <w:pPr>
        <w:pStyle w:val="heading30"/>
        <w:rPr>
          <w:del w:id="1219" w:author="Crowder, Michael" w:date="2018-03-14T18:31:00Z"/>
          <w:b w:val="0"/>
        </w:rPr>
      </w:pPr>
      <w:del w:id="1220" w:author="Crowder, Michael" w:date="2018-03-14T18:31:00Z">
        <w:r w:rsidRPr="009B1D59" w:rsidDel="00A1766B">
          <w:delText>Lemmas, Propositions, and Theorems.</w:delText>
        </w:r>
        <w:r w:rsidRPr="009A3755" w:rsidDel="00A1766B">
          <w:rPr>
            <w:sz w:val="18"/>
            <w:szCs w:val="18"/>
          </w:rPr>
          <w:delText xml:space="preserve"> </w:delText>
        </w:r>
        <w:r w:rsidRPr="001D3036" w:rsidDel="00A1766B">
          <w:rPr>
            <w:b w:val="0"/>
          </w:rPr>
          <w:delText>The numbers accorded to lemmas, propositions, and theorems</w:delText>
        </w:r>
        <w:r w:rsidR="00C951AE" w:rsidDel="00A1766B">
          <w:rPr>
            <w:b w:val="0"/>
          </w:rPr>
          <w:delText>,</w:delText>
        </w:r>
        <w:r w:rsidRPr="001D3036" w:rsidDel="00A1766B">
          <w:rPr>
            <w:b w:val="0"/>
          </w:rPr>
          <w:delText xml:space="preserve"> etc. should appear in consecutive order, starting with Lemma 1, and not, for example, with Lemma 11. </w:delText>
        </w:r>
      </w:del>
    </w:p>
    <w:p w14:paraId="552A1B22" w14:textId="77777777" w:rsidR="009B1D59" w:rsidRDefault="00B7190D" w:rsidP="009B1D59">
      <w:pPr>
        <w:pStyle w:val="heading20"/>
        <w:rPr>
          <w:ins w:id="1221" w:author="Lauren Darr" w:date="2018-04-08T06:47:00Z"/>
        </w:rPr>
      </w:pPr>
      <w:ins w:id="1222" w:author="Lauren Darr" w:date="2018-05-09T12:13:00Z">
        <w:r>
          <w:t>4</w:t>
        </w:r>
      </w:ins>
      <w:del w:id="1223" w:author="Lauren Darr" w:date="2018-05-09T12:13:00Z">
        <w:r w:rsidR="007131A7" w:rsidDel="00B7190D">
          <w:delText>2</w:delText>
        </w:r>
      </w:del>
      <w:r w:rsidR="009B1D59" w:rsidRPr="009A3755">
        <w:t xml:space="preserve">.1   </w:t>
      </w:r>
      <w:del w:id="1224" w:author="Lauren Darr" w:date="2018-03-13T14:02:00Z">
        <w:r w:rsidR="009B1D59" w:rsidRPr="009A3755" w:rsidDel="00A0484B">
          <w:delText xml:space="preserve">Figures </w:delText>
        </w:r>
      </w:del>
      <w:ins w:id="1225" w:author="Lauren Darr" w:date="2018-03-13T14:02:00Z">
        <w:r w:rsidR="00A0484B">
          <w:t>Data Source</w:t>
        </w:r>
      </w:ins>
    </w:p>
    <w:p w14:paraId="4B5FC2D7" w14:textId="77777777" w:rsidR="00F53E94" w:rsidDel="000162D7" w:rsidRDefault="008F0BCA" w:rsidP="00F53E94">
      <w:pPr>
        <w:pStyle w:val="p1a"/>
        <w:rPr>
          <w:ins w:id="1226" w:author="Lauren Darr" w:date="2018-04-08T07:08:00Z"/>
          <w:del w:id="1227" w:author="Daniel Engels" w:date="2018-06-09T11:11:00Z"/>
        </w:rPr>
      </w:pPr>
      <w:ins w:id="1228" w:author="Lauren Darr" w:date="2018-05-16T16:29:00Z">
        <w:r>
          <w:t xml:space="preserve">Data was sourced from the Dallas Open Data </w:t>
        </w:r>
      </w:ins>
      <w:ins w:id="1229" w:author="Lauren Darr" w:date="2018-05-16T17:02:00Z">
        <w:r w:rsidR="00C072FA">
          <w:t xml:space="preserve">website hosted by Socrata </w:t>
        </w:r>
      </w:ins>
      <w:ins w:id="1230" w:author="Lauren Darr" w:date="2018-05-16T16:29:00Z">
        <w:r>
          <w:t>i</w:t>
        </w:r>
      </w:ins>
      <w:ins w:id="1231" w:author="Lauren Darr" w:date="2018-05-16T16:28:00Z">
        <w:r>
          <w:t xml:space="preserve">n order to provide an illustration of the process of using open source NIBRS </w:t>
        </w:r>
      </w:ins>
      <w:ins w:id="1232" w:author="Lauren Darr" w:date="2018-05-16T16:29:00Z">
        <w:r>
          <w:t xml:space="preserve">compliant </w:t>
        </w:r>
      </w:ins>
      <w:ins w:id="1233" w:author="Lauren Darr" w:date="2018-05-16T16:28:00Z">
        <w:r>
          <w:t>incident data</w:t>
        </w:r>
      </w:ins>
      <w:ins w:id="1234" w:author="Lauren Darr" w:date="2018-05-16T17:02:00Z">
        <w:r w:rsidR="00C072FA">
          <w:rPr>
            <w:rStyle w:val="FootnoteReference"/>
          </w:rPr>
          <w:footnoteReference w:id="8"/>
        </w:r>
      </w:ins>
      <w:ins w:id="1236" w:author="Lauren Darr" w:date="2018-05-16T16:29:00Z">
        <w:r>
          <w:t xml:space="preserve">. </w:t>
        </w:r>
      </w:ins>
      <w:ins w:id="1237" w:author="Lauren Darr" w:date="2018-04-08T07:02:00Z">
        <w:r w:rsidR="001A161B">
          <w:t>This website is designed to provide</w:t>
        </w:r>
      </w:ins>
      <w:ins w:id="1238" w:author="Lauren Darr" w:date="2018-04-08T07:03:00Z">
        <w:r w:rsidR="001A161B">
          <w:t xml:space="preserve"> transparency to</w:t>
        </w:r>
      </w:ins>
      <w:ins w:id="1239" w:author="Lauren Darr" w:date="2018-04-08T07:02:00Z">
        <w:r w:rsidR="001A161B">
          <w:t xml:space="preserve"> citizens and developers</w:t>
        </w:r>
      </w:ins>
      <w:ins w:id="1240" w:author="Lauren Darr" w:date="2018-04-08T07:03:00Z">
        <w:r w:rsidR="001A161B">
          <w:t xml:space="preserve"> with a variety of data sets </w:t>
        </w:r>
      </w:ins>
      <w:ins w:id="1241" w:author="Lauren Darr" w:date="2018-04-08T07:04:00Z">
        <w:r w:rsidR="001A161B">
          <w:t xml:space="preserve">that pertain to city governance, services, and culture. </w:t>
        </w:r>
      </w:ins>
      <w:ins w:id="1242" w:author="Lauren Darr" w:date="2018-04-08T07:05:00Z">
        <w:r w:rsidR="001A161B">
          <w:t xml:space="preserve">The NIBRS based data set of interest on Dallas Open Data is titled </w:t>
        </w:r>
        <w:r w:rsidR="001A161B" w:rsidRPr="001A161B">
          <w:rPr>
            <w:i/>
            <w:rPrChange w:id="1243" w:author="Lauren Darr" w:date="2018-04-08T07:07:00Z">
              <w:rPr/>
            </w:rPrChange>
          </w:rPr>
          <w:t>Police Incidents</w:t>
        </w:r>
      </w:ins>
      <w:ins w:id="1244" w:author="Lauren Darr" w:date="2018-04-08T07:06:00Z">
        <w:r w:rsidR="001A161B">
          <w:t>. T</w:t>
        </w:r>
      </w:ins>
      <w:ins w:id="1245" w:author="Lauren Darr" w:date="2018-04-08T07:07:00Z">
        <w:r w:rsidR="001A161B">
          <w:t xml:space="preserve">he </w:t>
        </w:r>
        <w:r w:rsidR="001A161B">
          <w:rPr>
            <w:i/>
          </w:rPr>
          <w:t>Police Incidents</w:t>
        </w:r>
        <w:r w:rsidR="001A161B">
          <w:t xml:space="preserve"> data set is</w:t>
        </w:r>
      </w:ins>
      <w:ins w:id="1246" w:author="Lauren Darr" w:date="2018-05-16T17:07:00Z">
        <w:r w:rsidR="00590E1B">
          <w:t xml:space="preserve"> provided by the Dallas Police Department and is</w:t>
        </w:r>
      </w:ins>
      <w:ins w:id="1247" w:author="Lauren Darr" w:date="2018-04-08T07:07:00Z">
        <w:r w:rsidR="001A161B">
          <w:t xml:space="preserve"> updated daily</w:t>
        </w:r>
      </w:ins>
      <w:ins w:id="1248" w:author="Lauren Darr" w:date="2018-05-16T17:08:00Z">
        <w:r w:rsidR="00590E1B">
          <w:t xml:space="preserve"> with</w:t>
        </w:r>
      </w:ins>
      <w:ins w:id="1249" w:author="Lauren Darr" w:date="2018-04-08T07:07:00Z">
        <w:r w:rsidR="001A161B">
          <w:t xml:space="preserve"> incident reports dating back to June 1, 2014.</w:t>
        </w:r>
      </w:ins>
    </w:p>
    <w:p w14:paraId="33C283A1" w14:textId="77777777" w:rsidR="001A161B" w:rsidRDefault="001A161B" w:rsidP="000162D7">
      <w:pPr>
        <w:pStyle w:val="p1a"/>
        <w:rPr>
          <w:ins w:id="1250" w:author="Lauren Darr" w:date="2018-04-08T07:08:00Z"/>
        </w:rPr>
        <w:pPrChange w:id="1251" w:author="Daniel Engels" w:date="2018-06-09T11:11:00Z">
          <w:pPr>
            <w:ind w:firstLine="0"/>
          </w:pPr>
        </w:pPrChange>
      </w:pPr>
    </w:p>
    <w:p w14:paraId="484082F1" w14:textId="7E9ACDC8" w:rsidR="001A161B" w:rsidRPr="00AD4CA3" w:rsidDel="00DA2A1B" w:rsidRDefault="001A161B">
      <w:pPr>
        <w:rPr>
          <w:del w:id="1252" w:author="Lauren Darr" w:date="2018-05-16T15:49:00Z"/>
        </w:rPr>
        <w:pPrChange w:id="1253" w:author="Lauren Darr" w:date="2018-05-02T12:05:00Z">
          <w:pPr>
            <w:pStyle w:val="heading20"/>
          </w:pPr>
        </w:pPrChange>
      </w:pPr>
      <w:ins w:id="1254" w:author="Lauren Darr" w:date="2018-04-08T07:08:00Z">
        <w:r>
          <w:t>As of</w:t>
        </w:r>
      </w:ins>
      <w:ins w:id="1255" w:author="Lauren Darr" w:date="2018-05-16T17:08:00Z">
        <w:r w:rsidR="00590E1B">
          <w:t xml:space="preserve"> May</w:t>
        </w:r>
      </w:ins>
      <w:ins w:id="1256" w:author="Lauren Darr" w:date="2018-04-08T07:14:00Z">
        <w:del w:id="1257" w:author="Daniel Engels" w:date="2018-06-09T11:12:00Z">
          <w:r w:rsidR="00E20027" w:rsidDel="000162D7">
            <w:delText>,</w:delText>
          </w:r>
        </w:del>
        <w:r w:rsidR="00E20027">
          <w:t xml:space="preserve"> 2018,</w:t>
        </w:r>
      </w:ins>
      <w:ins w:id="1258" w:author="Lauren Darr" w:date="2018-04-08T07:08:00Z">
        <w:r>
          <w:t xml:space="preserve"> there </w:t>
        </w:r>
        <w:del w:id="1259" w:author="Daniel Engels" w:date="2018-06-09T11:11:00Z">
          <w:r w:rsidDel="000162D7">
            <w:delText>are</w:delText>
          </w:r>
        </w:del>
      </w:ins>
      <w:ins w:id="1260" w:author="Daniel Engels" w:date="2018-06-09T11:11:00Z">
        <w:r w:rsidR="000162D7">
          <w:t>were</w:t>
        </w:r>
      </w:ins>
      <w:ins w:id="1261" w:author="Lauren Darr" w:date="2018-04-08T07:08:00Z">
        <w:r>
          <w:t xml:space="preserve"> </w:t>
        </w:r>
        <w:del w:id="1262" w:author="Daniel Engels" w:date="2018-06-09T11:12:00Z">
          <w:r w:rsidDel="000162D7">
            <w:delText>approximately</w:delText>
          </w:r>
        </w:del>
      </w:ins>
      <w:ins w:id="1263" w:author="Daniel Engels" w:date="2018-06-09T11:12:00Z">
        <w:r w:rsidR="000162D7">
          <w:t>more than</w:t>
        </w:r>
      </w:ins>
      <w:ins w:id="1264" w:author="Lauren Darr" w:date="2018-04-08T07:08:00Z">
        <w:r>
          <w:t xml:space="preserve"> 35</w:t>
        </w:r>
      </w:ins>
      <w:ins w:id="1265" w:author="Lauren Darr" w:date="2018-05-16T17:09:00Z">
        <w:r w:rsidR="00590E1B">
          <w:t>7</w:t>
        </w:r>
      </w:ins>
      <w:ins w:id="1266" w:author="Lauren Darr" w:date="2018-04-08T07:08:00Z">
        <w:r>
          <w:t>,00</w:t>
        </w:r>
      </w:ins>
      <w:ins w:id="1267" w:author="Lauren Darr" w:date="2018-04-08T07:09:00Z">
        <w:r>
          <w:t xml:space="preserve">0 incident entries and there </w:t>
        </w:r>
        <w:del w:id="1268" w:author="Daniel Engels" w:date="2018-06-09T11:12:00Z">
          <w:r w:rsidDel="000162D7">
            <w:delText>are</w:delText>
          </w:r>
        </w:del>
      </w:ins>
      <w:ins w:id="1269" w:author="Daniel Engels" w:date="2018-06-09T11:12:00Z">
        <w:r w:rsidR="000162D7">
          <w:t>were</w:t>
        </w:r>
      </w:ins>
      <w:ins w:id="1270" w:author="Lauren Darr" w:date="2018-04-08T07:09:00Z">
        <w:r>
          <w:t xml:space="preserve"> 103 incident attributes. </w:t>
        </w:r>
      </w:ins>
      <w:ins w:id="1271" w:author="Lauren Darr" w:date="2018-04-08T07:14:00Z">
        <w:del w:id="1272" w:author="Daniel Engels" w:date="2018-06-09T11:12:00Z">
          <w:r w:rsidR="00E20027" w:rsidDel="000162D7">
            <w:delText>The complete list</w:delText>
          </w:r>
        </w:del>
      </w:ins>
      <w:ins w:id="1273" w:author="Lauren Darr" w:date="2018-04-08T07:15:00Z">
        <w:del w:id="1274" w:author="Daniel Engels" w:date="2018-06-09T11:12:00Z">
          <w:r w:rsidR="00E20027" w:rsidDel="000162D7">
            <w:delText xml:space="preserve"> of incident attributes is found in the appendix</w:delText>
          </w:r>
        </w:del>
      </w:ins>
      <w:ins w:id="1275" w:author="Lauren Darr" w:date="2018-05-16T17:09:00Z">
        <w:del w:id="1276" w:author="Daniel Engels" w:date="2018-06-09T11:12:00Z">
          <w:r w:rsidR="00590E1B" w:rsidDel="000162D7">
            <w:delText xml:space="preserve">. </w:delText>
          </w:r>
        </w:del>
      </w:ins>
      <w:ins w:id="1277" w:author="Lauren Darr" w:date="2018-04-08T07:15:00Z">
        <w:del w:id="1278" w:author="Daniel Engels" w:date="2018-06-09T11:12:00Z">
          <w:r w:rsidR="00E20027" w:rsidDel="000162D7">
            <w:delText>Some</w:delText>
          </w:r>
        </w:del>
      </w:ins>
      <w:ins w:id="1279" w:author="Daniel Engels" w:date="2018-06-09T11:12:00Z">
        <w:r w:rsidR="000162D7">
          <w:t xml:space="preserve">THE IMPORTATNT ATTRIBUTES THAT YOU USE NEED TO BE IDENTIFIED. </w:t>
        </w:r>
      </w:ins>
      <w:ins w:id="1280" w:author="Lauren Darr" w:date="2018-04-08T07:15:00Z">
        <w:r w:rsidR="00E20027">
          <w:t xml:space="preserve"> important features of an individual incident report include the unique identifier</w:t>
        </w:r>
      </w:ins>
      <w:ins w:id="1281" w:author="Lauren Darr" w:date="2018-04-08T07:16:00Z">
        <w:r w:rsidR="00E20027">
          <w:t xml:space="preserve">, </w:t>
        </w:r>
      </w:ins>
      <w:ins w:id="1282" w:author="Lauren Darr" w:date="2018-04-08T07:15:00Z">
        <w:r w:rsidR="00E20027">
          <w:t>‘Incident Number w/Year’</w:t>
        </w:r>
      </w:ins>
      <w:ins w:id="1283" w:author="Lauren Darr" w:date="2018-04-08T07:16:00Z">
        <w:r w:rsidR="00E20027">
          <w:t xml:space="preserve">, </w:t>
        </w:r>
      </w:ins>
      <w:ins w:id="1284" w:author="Lauren Darr" w:date="2018-04-08T07:17:00Z">
        <w:r w:rsidR="00E20027">
          <w:t xml:space="preserve">the location details of the incident, the descriptive details of the complainant, the reporting officer </w:t>
        </w:r>
      </w:ins>
      <w:ins w:id="1285" w:author="Lauren Darr" w:date="2018-04-08T07:18:00Z">
        <w:r w:rsidR="00E20027">
          <w:t>details, and the details of the type of incident that occurred.</w:t>
        </w:r>
      </w:ins>
    </w:p>
    <w:p w14:paraId="6DEC2E04" w14:textId="77777777" w:rsidR="00657488" w:rsidDel="00A1766B" w:rsidRDefault="009B1D59" w:rsidP="00657488">
      <w:pPr>
        <w:ind w:firstLine="0"/>
        <w:rPr>
          <w:del w:id="1286" w:author="Crowder, Michael" w:date="2018-03-14T18:31:00Z"/>
        </w:rPr>
      </w:pPr>
      <w:del w:id="1287" w:author="Crowder, Michael" w:date="2018-03-14T18:31:00Z">
        <w:r w:rsidRPr="009B1D59" w:rsidDel="00A1766B">
          <w:delText>Please check that the lines in line drawings are not interrupted and have a constant width. Grids and details within t</w:delText>
        </w:r>
        <w:r w:rsidR="00C951AE" w:rsidDel="00A1766B">
          <w:delText>he figures must be clearly legi</w:delText>
        </w:r>
        <w:r w:rsidRPr="009B1D59" w:rsidDel="00A1766B">
          <w:delText>ble and may not be written one on top of the other. Line drawings should have a resolution of at least 800 dpi (prefe</w:delText>
        </w:r>
        <w:r w:rsidR="009F4136" w:rsidDel="00A1766B">
          <w:delText>rably 1200 dpi).</w:delText>
        </w:r>
        <w:r w:rsidRPr="009B1D59" w:rsidDel="00A1766B">
          <w:delText xml:space="preserve"> The lettering in figures should have a height of 2 mm (10-point type).  Figures should be numbered and should have a caption which should always be positioned </w:delText>
        </w:r>
        <w:r w:rsidRPr="009B1D59" w:rsidDel="00A1766B">
          <w:rPr>
            <w:i/>
          </w:rPr>
          <w:delText>under</w:delText>
        </w:r>
        <w:r w:rsidRPr="009B1D59" w:rsidDel="00A1766B">
          <w:delText xml:space="preserve"> the figures, in contrast to the caption belonging to a table, which should always appear </w:delText>
        </w:r>
        <w:r w:rsidRPr="009B1D59" w:rsidDel="00A1766B">
          <w:rPr>
            <w:i/>
          </w:rPr>
          <w:delText>above</w:delText>
        </w:r>
        <w:r w:rsidRPr="009B1D59" w:rsidDel="00A1766B">
          <w:delText xml:space="preserve"> the table. Please center the captions between the margins and set them in 9-point type (Fig. 1 shows an example). The distance between text and figure should be about 8 mm, the distance be</w:delText>
        </w:r>
        <w:r w:rsidR="00A8258F" w:rsidDel="00A1766B">
          <w:delText>tween figure and caption about 6</w:delText>
        </w:r>
        <w:r w:rsidRPr="009B1D59" w:rsidDel="00A1766B">
          <w:delText xml:space="preserve"> mm.</w:delText>
        </w:r>
        <w:r w:rsidR="00657488" w:rsidDel="00A1766B">
          <w:delText xml:space="preserve"> </w:delText>
        </w:r>
      </w:del>
    </w:p>
    <w:p w14:paraId="18AE40D3" w14:textId="77777777" w:rsidR="00A8258F" w:rsidDel="00A1766B" w:rsidRDefault="00A8258F" w:rsidP="00657488">
      <w:pPr>
        <w:rPr>
          <w:del w:id="1288" w:author="Crowder, Michael" w:date="2018-03-14T18:31:00Z"/>
        </w:rPr>
      </w:pPr>
      <w:del w:id="1289" w:author="Crowder, Michael" w:date="2018-03-14T18:31:00Z">
        <w:r w:rsidDel="00A1766B">
          <w:delText xml:space="preserve">To ensure that the reproduction of your illustrations is of a reasonable quality, we advise against the use of shading. The contrast should be as pronounced as possible. </w:delText>
        </w:r>
      </w:del>
    </w:p>
    <w:p w14:paraId="6FF98B62" w14:textId="77777777" w:rsidR="009B1D59" w:rsidRPr="009B1D59" w:rsidDel="00A1766B" w:rsidRDefault="009B1D59" w:rsidP="00657488">
      <w:pPr>
        <w:rPr>
          <w:del w:id="1290" w:author="Crowder, Michael" w:date="2018-03-14T18:31:00Z"/>
        </w:rPr>
      </w:pPr>
      <w:del w:id="1291" w:author="Crowder, Michael" w:date="2018-03-14T18:31:00Z">
        <w:r w:rsidRPr="009B1D59" w:rsidDel="00A1766B">
          <w:delText xml:space="preserve">If screenshots are necessary, please make sure that you are happy with the print quality before you send the files. </w:delText>
        </w:r>
      </w:del>
    </w:p>
    <w:p w14:paraId="5365194C" w14:textId="77777777" w:rsidR="001D3036" w:rsidDel="00A1766B" w:rsidRDefault="009B1D59" w:rsidP="001D3036">
      <w:pPr>
        <w:pStyle w:val="heading40"/>
        <w:rPr>
          <w:del w:id="1292" w:author="Crowder, Michael" w:date="2018-03-14T18:31:00Z"/>
        </w:rPr>
      </w:pPr>
      <w:del w:id="1293" w:author="Crowder, Michael" w:date="2018-03-14T18:31:00Z">
        <w:r w:rsidRPr="009B1D59" w:rsidDel="00A1766B">
          <w:delText xml:space="preserve">Remark 1. </w:delText>
        </w:r>
        <w:r w:rsidRPr="001D3036" w:rsidDel="00A1766B">
          <w:rPr>
            <w:i w:val="0"/>
          </w:rPr>
          <w:delText>In the printed volumes, illustrations are generally black and white (halftones), and only in exceptional cases, and if the author is prepared to cover the extra costs involved, are color</w:delText>
        </w:r>
        <w:r w:rsidR="006A1BD8" w:rsidRPr="001D3036" w:rsidDel="00A1766B">
          <w:rPr>
            <w:i w:val="0"/>
          </w:rPr>
          <w:delText>ed</w:delText>
        </w:r>
        <w:r w:rsidRPr="001D3036" w:rsidDel="00A1766B">
          <w:rPr>
            <w:i w:val="0"/>
          </w:rPr>
          <w:delText xml:space="preserve"> pictures accepted. Color</w:delText>
        </w:r>
        <w:r w:rsidR="006A1BD8" w:rsidRPr="001D3036" w:rsidDel="00A1766B">
          <w:rPr>
            <w:i w:val="0"/>
          </w:rPr>
          <w:delText>ed</w:delText>
        </w:r>
        <w:r w:rsidRPr="001D3036" w:rsidDel="00A1766B">
          <w:rPr>
            <w:i w:val="0"/>
          </w:rPr>
          <w:delText xml:space="preserve"> pictures are welcome in the electronic version  free of charge. If you send colored figures that are to be printed in black and white, please make sure that they really are legible in black and white. Some colors show up very poorly when printed in black and white.</w:delText>
        </w:r>
      </w:del>
    </w:p>
    <w:p w14:paraId="68886B9F" w14:textId="77777777" w:rsidR="00A8258F" w:rsidRPr="00A8258F" w:rsidDel="00DA2A1B" w:rsidRDefault="00A8258F" w:rsidP="00A8258F">
      <w:pPr>
        <w:pStyle w:val="p1a"/>
        <w:rPr>
          <w:del w:id="1294" w:author="Lauren Darr" w:date="2018-05-16T15:49:00Z"/>
        </w:rPr>
      </w:pPr>
    </w:p>
    <w:p w14:paraId="5495ABFF" w14:textId="77777777" w:rsidR="009B1D59" w:rsidRDefault="008D0B11">
      <w:pPr>
        <w:pPrChange w:id="1295" w:author="Lauren Darr" w:date="2018-05-16T15:49:00Z">
          <w:pPr>
            <w:spacing w:before="220" w:after="220"/>
            <w:jc w:val="center"/>
          </w:pPr>
        </w:pPrChange>
      </w:pPr>
      <w:del w:id="1296" w:author="Lauren Darr" w:date="2018-05-16T15:49:00Z">
        <w:r w:rsidDel="00DA2A1B">
          <w:rPr>
            <w:noProof/>
          </w:rPr>
          <w:drawing>
            <wp:inline distT="0" distB="0" distL="0" distR="0" wp14:anchorId="0233455A" wp14:editId="03F84E4A">
              <wp:extent cx="3342005"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2005" cy="3053715"/>
                      </a:xfrm>
                      <a:prstGeom prst="rect">
                        <a:avLst/>
                      </a:prstGeom>
                      <a:noFill/>
                      <a:ln>
                        <a:noFill/>
                      </a:ln>
                    </pic:spPr>
                  </pic:pic>
                </a:graphicData>
              </a:graphic>
            </wp:inline>
          </w:drawing>
        </w:r>
      </w:del>
    </w:p>
    <w:p w14:paraId="0CF42B6F" w14:textId="77777777" w:rsidR="001D3036" w:rsidRPr="001D3036" w:rsidDel="00DA2A1B" w:rsidRDefault="009B1D59" w:rsidP="001D3036">
      <w:pPr>
        <w:pStyle w:val="figurelegend"/>
        <w:rPr>
          <w:del w:id="1297" w:author="Lauren Darr" w:date="2018-05-16T15:49:00Z"/>
        </w:rPr>
      </w:pPr>
      <w:del w:id="1298" w:author="Lauren Darr" w:date="2018-05-16T15:49:00Z">
        <w:r w:rsidDel="00DA2A1B">
          <w:rPr>
            <w:b/>
          </w:rPr>
          <w:delText xml:space="preserve">Fig. </w:delText>
        </w:r>
        <w:r w:rsidDel="00DA2A1B">
          <w:rPr>
            <w:b/>
          </w:rPr>
          <w:fldChar w:fldCharType="begin"/>
        </w:r>
        <w:r w:rsidDel="00DA2A1B">
          <w:rPr>
            <w:b/>
          </w:rPr>
          <w:delInstrText xml:space="preserve"> SEQ Fig. \n </w:delInstrText>
        </w:r>
        <w:r w:rsidDel="00DA2A1B">
          <w:rPr>
            <w:b/>
          </w:rPr>
          <w:fldChar w:fldCharType="separate"/>
        </w:r>
        <w:r w:rsidR="00A82AC2" w:rsidDel="00DA2A1B">
          <w:rPr>
            <w:b/>
            <w:noProof/>
          </w:rPr>
          <w:delText>1</w:delText>
        </w:r>
        <w:r w:rsidDel="00DA2A1B">
          <w:rPr>
            <w:b/>
          </w:rPr>
          <w:fldChar w:fldCharType="end"/>
        </w:r>
        <w:r w:rsidDel="00DA2A1B">
          <w:rPr>
            <w:b/>
          </w:rPr>
          <w:delText>.</w:delText>
        </w:r>
        <w:r w:rsidDel="00DA2A1B">
          <w:delText xml:space="preserve"> One kernel at </w:delText>
        </w:r>
        <w:r w:rsidDel="00DA2A1B">
          <w:rPr>
            <w:i/>
          </w:rPr>
          <w:delText>x</w:delText>
        </w:r>
        <w:r w:rsidDel="00DA2A1B">
          <w:rPr>
            <w:i/>
            <w:position w:val="-4"/>
          </w:rPr>
          <w:delText>s</w:delText>
        </w:r>
        <w:r w:rsidDel="00DA2A1B">
          <w:delText xml:space="preserve"> (</w:delText>
        </w:r>
        <w:r w:rsidDel="00DA2A1B">
          <w:rPr>
            <w:i/>
          </w:rPr>
          <w:delText>dotted kernel</w:delText>
        </w:r>
        <w:r w:rsidDel="00DA2A1B">
          <w:delText xml:space="preserve">) or two kernels at </w:delText>
        </w:r>
        <w:r w:rsidDel="00DA2A1B">
          <w:rPr>
            <w:i/>
          </w:rPr>
          <w:delText>x</w:delText>
        </w:r>
        <w:r w:rsidDel="00DA2A1B">
          <w:rPr>
            <w:i/>
            <w:position w:val="-4"/>
          </w:rPr>
          <w:delText>i</w:delText>
        </w:r>
        <w:r w:rsidDel="00DA2A1B">
          <w:delText xml:space="preserve"> and </w:delText>
        </w:r>
        <w:r w:rsidDel="00DA2A1B">
          <w:rPr>
            <w:i/>
          </w:rPr>
          <w:delText>x</w:delText>
        </w:r>
        <w:r w:rsidDel="00DA2A1B">
          <w:rPr>
            <w:i/>
            <w:position w:val="-4"/>
          </w:rPr>
          <w:delText>j</w:delText>
        </w:r>
        <w:r w:rsidDel="00DA2A1B">
          <w:delText xml:space="preserve"> (</w:delText>
        </w:r>
        <w:r w:rsidDel="00DA2A1B">
          <w:rPr>
            <w:i/>
          </w:rPr>
          <w:delText>left and right</w:delText>
        </w:r>
        <w:r w:rsidDel="00DA2A1B">
          <w:delText xml:space="preserve">) lead to the same summed estimate at </w:delText>
        </w:r>
        <w:r w:rsidDel="00DA2A1B">
          <w:rPr>
            <w:i/>
          </w:rPr>
          <w:delText>x</w:delText>
        </w:r>
        <w:r w:rsidDel="00DA2A1B">
          <w:rPr>
            <w:i/>
            <w:position w:val="-4"/>
          </w:rPr>
          <w:delText>s</w:delText>
        </w:r>
        <w:r w:rsidDel="00DA2A1B">
          <w:delText xml:space="preserve">. This shows a figure consisting of different types of lines. Elements of the figure described in the caption should be set in italics, in parentheses, as shown in this sample caption. </w:delText>
        </w:r>
      </w:del>
    </w:p>
    <w:p w14:paraId="0E32F3FB" w14:textId="58285E5A" w:rsidR="009B1D59" w:rsidRDefault="00B7190D" w:rsidP="003E1437">
      <w:pPr>
        <w:pStyle w:val="heading20"/>
        <w:outlineLvl w:val="0"/>
        <w:rPr>
          <w:ins w:id="1299" w:author="Lauren Darr" w:date="2018-04-08T07:21:00Z"/>
        </w:rPr>
      </w:pPr>
      <w:ins w:id="1300" w:author="Lauren Darr" w:date="2018-05-09T12:13:00Z">
        <w:r>
          <w:t>4</w:t>
        </w:r>
      </w:ins>
      <w:del w:id="1301" w:author="Lauren Darr" w:date="2018-05-09T12:13:00Z">
        <w:r w:rsidR="007131A7" w:rsidDel="00B7190D">
          <w:delText>2</w:delText>
        </w:r>
      </w:del>
      <w:r w:rsidR="009B1D59">
        <w:t xml:space="preserve">.2   </w:t>
      </w:r>
      <w:del w:id="1302" w:author="Lauren Darr" w:date="2018-03-13T14:03:00Z">
        <w:r w:rsidR="009B1D59" w:rsidDel="00A0484B">
          <w:delText>Formulas</w:delText>
        </w:r>
      </w:del>
      <w:ins w:id="1303" w:author="Lauren Darr" w:date="2018-03-13T14:03:00Z">
        <w:r w:rsidR="00A0484B">
          <w:t>Accessing Data</w:t>
        </w:r>
      </w:ins>
      <w:ins w:id="1304" w:author="Daniel Engels" w:date="2018-06-09T11:01:00Z">
        <w:r w:rsidR="009D52EB">
          <w:t xml:space="preserve"> NOT WORTHY OF A SUBSECTION. JUST A SINGLE SENTENCE</w:t>
        </w:r>
      </w:ins>
    </w:p>
    <w:p w14:paraId="53C68F91" w14:textId="5717A738" w:rsidR="00D53D58" w:rsidRDefault="00F539EB" w:rsidP="00D53D58">
      <w:pPr>
        <w:pStyle w:val="p1a"/>
        <w:rPr>
          <w:ins w:id="1305" w:author="Lauren Darr" w:date="2018-04-08T07:36:00Z"/>
        </w:rPr>
      </w:pPr>
      <w:ins w:id="1306" w:author="Lauren Darr" w:date="2018-04-08T07:22:00Z">
        <w:r>
          <w:t xml:space="preserve">The </w:t>
        </w:r>
        <w:r>
          <w:rPr>
            <w:i/>
          </w:rPr>
          <w:t>Police Incidents</w:t>
        </w:r>
        <w:r>
          <w:t xml:space="preserve"> data set was accessed </w:t>
        </w:r>
      </w:ins>
      <w:ins w:id="1307" w:author="Lauren Darr" w:date="2018-04-08T07:34:00Z">
        <w:r w:rsidR="00D53D58">
          <w:t>using</w:t>
        </w:r>
      </w:ins>
      <w:ins w:id="1308" w:author="Lauren Darr" w:date="2018-04-08T07:22:00Z">
        <w:r>
          <w:t xml:space="preserve"> the Socrata </w:t>
        </w:r>
      </w:ins>
      <w:ins w:id="1309" w:author="Lauren Darr" w:date="2018-04-08T07:34:00Z">
        <w:r w:rsidR="00D53D58">
          <w:t>application programming interface (API) and R (version)</w:t>
        </w:r>
      </w:ins>
      <w:ins w:id="1310" w:author="Lauren Darr" w:date="2018-04-08T07:35:00Z">
        <w:r w:rsidR="00D53D58">
          <w:t xml:space="preserve"> programming language</w:t>
        </w:r>
        <w:del w:id="1311" w:author="Daniel Engels" w:date="2018-06-09T11:01:00Z">
          <w:r w:rsidR="00D53D58" w:rsidDel="009D52EB">
            <w:delText xml:space="preserve"> within the R-Studio (version) programming environment</w:delText>
          </w:r>
        </w:del>
        <w:r w:rsidR="00D53D58">
          <w:t xml:space="preserve">. </w:t>
        </w:r>
      </w:ins>
    </w:p>
    <w:p w14:paraId="037E8E0A" w14:textId="77777777" w:rsidR="00D53D58" w:rsidRDefault="00D53D58" w:rsidP="00D53D58">
      <w:pPr>
        <w:ind w:firstLine="0"/>
        <w:rPr>
          <w:ins w:id="1312" w:author="Lauren Darr" w:date="2018-04-08T07:36:00Z"/>
        </w:rPr>
      </w:pPr>
    </w:p>
    <w:p w14:paraId="291BB960" w14:textId="150DFE20" w:rsidR="00D53D58" w:rsidRPr="00AD4CA3" w:rsidRDefault="00D53D58">
      <w:pPr>
        <w:ind w:firstLine="0"/>
        <w:pPrChange w:id="1313" w:author="Lauren Darr" w:date="2018-04-08T07:36:00Z">
          <w:pPr>
            <w:pStyle w:val="heading20"/>
            <w:outlineLvl w:val="0"/>
          </w:pPr>
        </w:pPrChange>
      </w:pPr>
      <w:ins w:id="1314" w:author="Lauren Darr" w:date="2018-04-08T07:38:00Z">
        <w:r>
          <w:t>**Include more information about how the API works,</w:t>
        </w:r>
      </w:ins>
      <w:ins w:id="1315" w:author="Daniel Engels" w:date="2018-06-09T10:52:00Z">
        <w:r w:rsidR="00812AE9">
          <w:t>NOOOO!!!!!</w:t>
        </w:r>
      </w:ins>
      <w:ins w:id="1316" w:author="Lauren Darr" w:date="2018-04-08T07:38:00Z">
        <w:r>
          <w:t xml:space="preserve"> the documentation from Socrata and how the R Socrata library was used to access the data and store it into a df. Every time the code is run the df is u</w:t>
        </w:r>
      </w:ins>
      <w:ins w:id="1317" w:author="Lauren Darr" w:date="2018-04-08T07:39:00Z">
        <w:r>
          <w:t>pdated with whatever new entries have been added to the data set.</w:t>
        </w:r>
      </w:ins>
      <w:ins w:id="1318" w:author="Daniel Engels" w:date="2018-06-09T10:53:00Z">
        <w:r w:rsidR="00812AE9">
          <w:t xml:space="preserve"> THIS IS INFORMATION THAT BELONGS IN AN APPENDIX AND NOT THE PAPER PROPER. THE PAPER FOCUSES ON ALGORITHMS AND METHODS NOT IMPLEMENTATION DETAILS. </w:t>
        </w:r>
      </w:ins>
    </w:p>
    <w:p w14:paraId="27A36401" w14:textId="77777777" w:rsidR="009B1D59" w:rsidRPr="009B1D59" w:rsidDel="00A1766B" w:rsidRDefault="009B1D59" w:rsidP="009B1D59">
      <w:pPr>
        <w:pStyle w:val="figurelegend"/>
        <w:rPr>
          <w:del w:id="1319" w:author="Crowder, Michael" w:date="2018-03-14T18:31:00Z"/>
          <w:sz w:val="20"/>
        </w:rPr>
      </w:pPr>
      <w:del w:id="1320" w:author="Crowder, Michael" w:date="2018-03-14T18:31:00Z">
        <w:r w:rsidRPr="009B1D59" w:rsidDel="00A1766B">
          <w:rPr>
            <w:sz w:val="20"/>
          </w:rPr>
          <w:lastRenderedPageBreak/>
          <w:delText xml:space="preserve">Displayed equations or formulas are centered and set on a separate line (with an extra line or halfline space above and below). Displayed expressions should be numbered for reference. The numbers should be consecutive within each section or within the contribution, with numbers enclosed in parentheses and set on the right margin. </w:delText>
        </w:r>
      </w:del>
    </w:p>
    <w:tbl>
      <w:tblPr>
        <w:tblW w:w="0" w:type="auto"/>
        <w:tblLayout w:type="fixed"/>
        <w:tblCellMar>
          <w:left w:w="70" w:type="dxa"/>
          <w:right w:w="70" w:type="dxa"/>
        </w:tblCellMar>
        <w:tblLook w:val="0000" w:firstRow="0" w:lastRow="0" w:firstColumn="0" w:lastColumn="0" w:noHBand="0" w:noVBand="0"/>
      </w:tblPr>
      <w:tblGrid>
        <w:gridCol w:w="6449"/>
        <w:gridCol w:w="608"/>
      </w:tblGrid>
      <w:tr w:rsidR="009B1D59" w:rsidRPr="00371779" w:rsidDel="00A1766B" w14:paraId="3F7D1712" w14:textId="77777777">
        <w:trPr>
          <w:del w:id="1321" w:author="Crowder, Michael" w:date="2018-03-14T18:31:00Z"/>
        </w:trPr>
        <w:tc>
          <w:tcPr>
            <w:tcW w:w="6449" w:type="dxa"/>
          </w:tcPr>
          <w:p w14:paraId="424042D2" w14:textId="77777777" w:rsidR="009B1D59" w:rsidRPr="00371779" w:rsidDel="00A1766B" w:rsidRDefault="009B1D59" w:rsidP="009B1D59">
            <w:pPr>
              <w:pStyle w:val="equation"/>
              <w:tabs>
                <w:tab w:val="clear" w:pos="6237"/>
              </w:tabs>
              <w:ind w:left="0" w:firstLine="0"/>
              <w:rPr>
                <w:del w:id="1322" w:author="Crowder, Michael" w:date="2018-03-14T18:31:00Z"/>
              </w:rPr>
            </w:pPr>
            <w:del w:id="1323" w:author="Crowder, Michael" w:date="2018-03-14T18:31:00Z">
              <w:r w:rsidRPr="00371779" w:rsidDel="00A1766B">
                <w:delText>x + y = z .</w:delText>
              </w:r>
            </w:del>
          </w:p>
        </w:tc>
        <w:tc>
          <w:tcPr>
            <w:tcW w:w="608" w:type="dxa"/>
          </w:tcPr>
          <w:p w14:paraId="36503E91" w14:textId="77777777" w:rsidR="009B1D59" w:rsidRPr="00371779" w:rsidDel="00A1766B" w:rsidRDefault="009B1D59" w:rsidP="009B1D59">
            <w:pPr>
              <w:pStyle w:val="equation"/>
              <w:tabs>
                <w:tab w:val="clear" w:pos="6237"/>
              </w:tabs>
              <w:ind w:left="0" w:firstLine="0"/>
              <w:jc w:val="right"/>
              <w:rPr>
                <w:del w:id="1324" w:author="Crowder, Michael" w:date="2018-03-14T18:31:00Z"/>
              </w:rPr>
            </w:pPr>
            <w:del w:id="1325" w:author="Crowder, Michael" w:date="2018-03-14T18:31:00Z">
              <w:r w:rsidRPr="00371779" w:rsidDel="00A1766B">
                <w:delText>(</w:delText>
              </w:r>
              <w:r w:rsidRPr="00371779" w:rsidDel="00A1766B">
                <w:rPr>
                  <w:b/>
                </w:rPr>
                <w:fldChar w:fldCharType="begin"/>
              </w:r>
              <w:r w:rsidRPr="00371779" w:rsidDel="00A1766B">
                <w:rPr>
                  <w:b/>
                </w:rPr>
                <w:delInstrText xml:space="preserve"> SEQ eq \n </w:delInstrText>
              </w:r>
              <w:r w:rsidRPr="00371779" w:rsidDel="00A1766B">
                <w:rPr>
                  <w:b/>
                </w:rPr>
                <w:fldChar w:fldCharType="separate"/>
              </w:r>
              <w:r w:rsidR="00A82AC2" w:rsidRPr="00371779" w:rsidDel="00A1766B">
                <w:rPr>
                  <w:b/>
                  <w:noProof/>
                </w:rPr>
                <w:delText>1</w:delText>
              </w:r>
              <w:r w:rsidRPr="00371779" w:rsidDel="00A1766B">
                <w:rPr>
                  <w:b/>
                </w:rPr>
                <w:fldChar w:fldCharType="end"/>
              </w:r>
              <w:r w:rsidRPr="00371779" w:rsidDel="00A1766B">
                <w:delText>)</w:delText>
              </w:r>
            </w:del>
          </w:p>
        </w:tc>
      </w:tr>
    </w:tbl>
    <w:p w14:paraId="3CEAD193" w14:textId="77777777" w:rsidR="009B1D59" w:rsidDel="00A1766B" w:rsidRDefault="009B1D59" w:rsidP="009B1D59">
      <w:pPr>
        <w:rPr>
          <w:del w:id="1326" w:author="Crowder, Michael" w:date="2018-03-14T18:31:00Z"/>
        </w:rPr>
      </w:pPr>
    </w:p>
    <w:p w14:paraId="1776CB8C" w14:textId="77777777" w:rsidR="009B1D59" w:rsidDel="00A1766B" w:rsidRDefault="009B1D59" w:rsidP="009B1D59">
      <w:pPr>
        <w:rPr>
          <w:del w:id="1327" w:author="Crowder, Michael" w:date="2018-03-14T18:31:00Z"/>
        </w:rPr>
      </w:pPr>
      <w:del w:id="1328" w:author="Crowder, Michael" w:date="2018-03-14T18:31:00Z">
        <w:r w:rsidRPr="009B1D59" w:rsidDel="00A1766B">
          <w:delText xml:space="preserve">Please punctuate a displayed equation in the same way as ordinary text but with a small space before the end punctuation. </w:delText>
        </w:r>
      </w:del>
    </w:p>
    <w:p w14:paraId="436B76DA" w14:textId="68AD425B" w:rsidR="00DA2A1B" w:rsidRDefault="00DA2A1B" w:rsidP="00DA2A1B">
      <w:pPr>
        <w:pStyle w:val="heading20"/>
        <w:outlineLvl w:val="0"/>
        <w:rPr>
          <w:ins w:id="1329" w:author="Lauren Darr" w:date="2018-05-16T15:50:00Z"/>
        </w:rPr>
      </w:pPr>
      <w:ins w:id="1330" w:author="Lauren Darr" w:date="2018-05-16T15:50:00Z">
        <w:r>
          <w:t>4.3   Pre-Processing Data</w:t>
        </w:r>
      </w:ins>
      <w:ins w:id="1331" w:author="Daniel Engels" w:date="2018-06-09T10:58:00Z">
        <w:r w:rsidR="00D95666">
          <w:t xml:space="preserve"> NOT WORTHY OF A SUBSECTION UNLESS YOU</w:t>
        </w:r>
        <w:r w:rsidR="009D52EB">
          <w:t xml:space="preserve"> DID SOMETHING REALLY SPECIAL</w:t>
        </w:r>
      </w:ins>
      <w:ins w:id="1332" w:author="Daniel Engels" w:date="2018-06-09T11:00:00Z">
        <w:r w:rsidR="009D52EB">
          <w:t>…WHICH I DON’T THINK YOU DID</w:t>
        </w:r>
      </w:ins>
    </w:p>
    <w:p w14:paraId="0CBB5D7E" w14:textId="7FA2AC01" w:rsidR="00D53D58" w:rsidRPr="00DA2A1B" w:rsidRDefault="007131A7">
      <w:pPr>
        <w:pStyle w:val="heading20"/>
        <w:outlineLvl w:val="0"/>
        <w:rPr>
          <w:ins w:id="1333" w:author="Lauren Darr" w:date="2018-04-08T07:42:00Z"/>
          <w:rPrChange w:id="1334" w:author="Lauren Darr" w:date="2018-05-16T15:49:00Z">
            <w:rPr>
              <w:ins w:id="1335" w:author="Lauren Darr" w:date="2018-04-08T07:42:00Z"/>
              <w:b w:val="0"/>
            </w:rPr>
          </w:rPrChange>
        </w:rPr>
        <w:pPrChange w:id="1336" w:author="Lauren Darr" w:date="2018-05-16T15:50:00Z">
          <w:pPr>
            <w:pStyle w:val="heading20"/>
          </w:pPr>
        </w:pPrChange>
      </w:pPr>
      <w:del w:id="1337" w:author="Lauren Darr" w:date="2018-05-09T12:13:00Z">
        <w:r w:rsidDel="00B7190D">
          <w:delText>2</w:delText>
        </w:r>
      </w:del>
      <w:del w:id="1338" w:author="Lauren Darr" w:date="2018-05-16T15:50:00Z">
        <w:r w:rsidR="009942DC" w:rsidDel="00DA2A1B">
          <w:delText>.3</w:delText>
        </w:r>
        <w:r w:rsidR="009942DC" w:rsidRPr="009A3755" w:rsidDel="00DA2A1B">
          <w:delText xml:space="preserve">   </w:delText>
        </w:r>
      </w:del>
      <w:del w:id="1339" w:author="Lauren Darr" w:date="2018-03-13T14:03:00Z">
        <w:r w:rsidR="009942DC" w:rsidRPr="009A3755" w:rsidDel="00A0484B">
          <w:delText>Footnotes</w:delText>
        </w:r>
      </w:del>
      <w:ins w:id="1340" w:author="Lauren Darr" w:date="2018-04-08T07:39:00Z">
        <w:del w:id="1341" w:author="Daniel Engels" w:date="2018-06-09T10:57:00Z">
          <w:r w:rsidR="00D53D58" w:rsidDel="00D95666">
            <w:rPr>
              <w:b w:val="0"/>
            </w:rPr>
            <w:delText>Data pre-processing, or data cleansing, is the important step of determi</w:delText>
          </w:r>
        </w:del>
      </w:ins>
      <w:ins w:id="1342" w:author="Lauren Darr" w:date="2018-04-08T07:40:00Z">
        <w:del w:id="1343" w:author="Daniel Engels" w:date="2018-06-09T10:57:00Z">
          <w:r w:rsidR="00D53D58" w:rsidDel="00D95666">
            <w:rPr>
              <w:b w:val="0"/>
            </w:rPr>
            <w:delText xml:space="preserve">ning what kind and how many inaccuracies are present in a data set. </w:delText>
          </w:r>
        </w:del>
        <w:del w:id="1344" w:author="Daniel Engels" w:date="2018-06-09T10:56:00Z">
          <w:r w:rsidR="00D53D58" w:rsidDel="00D95666">
            <w:rPr>
              <w:b w:val="0"/>
            </w:rPr>
            <w:delText>It is safe to assume that m</w:delText>
          </w:r>
        </w:del>
      </w:ins>
      <w:ins w:id="1345" w:author="Daniel Engels" w:date="2018-06-09T10:56:00Z">
        <w:r w:rsidR="00D95666">
          <w:rPr>
            <w:b w:val="0"/>
          </w:rPr>
          <w:t>M</w:t>
        </w:r>
      </w:ins>
      <w:ins w:id="1346" w:author="Lauren Darr" w:date="2018-04-08T07:40:00Z">
        <w:r w:rsidR="00D53D58">
          <w:rPr>
            <w:b w:val="0"/>
          </w:rPr>
          <w:t>ost data sets have inaccuracies</w:t>
        </w:r>
      </w:ins>
      <w:ins w:id="1347" w:author="Daniel Engels" w:date="2018-06-09T10:56:00Z">
        <w:r w:rsidR="00D95666">
          <w:rPr>
            <w:b w:val="0"/>
          </w:rPr>
          <w:t xml:space="preserve"> that will impact the results of analysis if left within the data set</w:t>
        </w:r>
      </w:ins>
      <w:ins w:id="1348" w:author="Lauren Darr" w:date="2018-04-08T07:40:00Z">
        <w:r w:rsidR="00D53D58">
          <w:rPr>
            <w:b w:val="0"/>
          </w:rPr>
          <w:t xml:space="preserve">. Examples of potential problems a data set may include: missing values, </w:t>
        </w:r>
      </w:ins>
      <w:ins w:id="1349" w:author="Lauren Darr" w:date="2018-04-08T07:41:00Z">
        <w:r w:rsidR="00D53D58">
          <w:rPr>
            <w:b w:val="0"/>
          </w:rPr>
          <w:t xml:space="preserve">incorrect attribute data types, misspellings, incorrectly entered data, </w:t>
        </w:r>
      </w:ins>
      <w:ins w:id="1350" w:author="Daniel Engels" w:date="2018-06-09T10:57:00Z">
        <w:r w:rsidR="00D95666">
          <w:rPr>
            <w:b w:val="0"/>
          </w:rPr>
          <w:t xml:space="preserve">and </w:t>
        </w:r>
      </w:ins>
      <w:ins w:id="1351" w:author="Lauren Darr" w:date="2018-04-08T07:41:00Z">
        <w:r w:rsidR="00D53D58">
          <w:rPr>
            <w:b w:val="0"/>
          </w:rPr>
          <w:t>duplicate entries</w:t>
        </w:r>
      </w:ins>
      <w:ins w:id="1352" w:author="Daniel Engels" w:date="2018-06-09T10:57:00Z">
        <w:r w:rsidR="00D95666">
          <w:rPr>
            <w:b w:val="0"/>
          </w:rPr>
          <w:t>. We cleaned the data to…ONE LINER IS ALL THAT IS NEEDED FOR DATA CLEANING.</w:t>
        </w:r>
      </w:ins>
      <w:ins w:id="1353" w:author="Lauren Darr" w:date="2018-04-08T07:41:00Z">
        <w:del w:id="1354" w:author="Daniel Engels" w:date="2018-06-09T10:57:00Z">
          <w:r w:rsidR="00D53D58" w:rsidDel="00D95666">
            <w:rPr>
              <w:b w:val="0"/>
            </w:rPr>
            <w:delText xml:space="preserve">, </w:delText>
          </w:r>
        </w:del>
      </w:ins>
      <w:ins w:id="1355" w:author="Lauren Darr" w:date="2018-04-08T07:43:00Z">
        <w:del w:id="1356" w:author="Daniel Engels" w:date="2018-06-09T10:57:00Z">
          <w:r w:rsidR="00D53D58" w:rsidDel="00D95666">
            <w:rPr>
              <w:b w:val="0"/>
            </w:rPr>
            <w:delText>and more</w:delText>
          </w:r>
        </w:del>
      </w:ins>
      <w:ins w:id="1357" w:author="Lauren Darr" w:date="2018-04-08T07:41:00Z">
        <w:del w:id="1358" w:author="Daniel Engels" w:date="2018-06-09T10:57:00Z">
          <w:r w:rsidR="00D53D58" w:rsidDel="00D95666">
            <w:rPr>
              <w:b w:val="0"/>
            </w:rPr>
            <w:delText xml:space="preserve"> (CITE some info about data cleaning process</w:delText>
          </w:r>
        </w:del>
      </w:ins>
      <w:ins w:id="1359" w:author="Lauren Darr" w:date="2018-04-08T07:42:00Z">
        <w:del w:id="1360" w:author="Daniel Engels" w:date="2018-06-09T10:57:00Z">
          <w:r w:rsidR="00D53D58" w:rsidDel="00D95666">
            <w:rPr>
              <w:b w:val="0"/>
            </w:rPr>
            <w:delText>).</w:delText>
          </w:r>
        </w:del>
      </w:ins>
    </w:p>
    <w:p w14:paraId="0AFE6B84" w14:textId="095D6D91" w:rsidR="00D53D58" w:rsidRPr="00AD4CA3" w:rsidRDefault="00D53D58">
      <w:pPr>
        <w:pStyle w:val="p1a"/>
        <w:rPr>
          <w:ins w:id="1361" w:author="Lauren Darr" w:date="2018-04-08T07:42:00Z"/>
        </w:rPr>
        <w:pPrChange w:id="1362" w:author="Lauren Darr" w:date="2018-04-08T07:42:00Z">
          <w:pPr>
            <w:pStyle w:val="heading20"/>
          </w:pPr>
        </w:pPrChange>
      </w:pPr>
      <w:ins w:id="1363" w:author="Lauren Darr" w:date="2018-04-08T07:42:00Z">
        <w:r>
          <w:t xml:space="preserve">Since this is written with </w:t>
        </w:r>
      </w:ins>
      <w:ins w:id="1364" w:author="Lauren Darr" w:date="2018-04-08T07:43:00Z">
        <w:r>
          <w:t xml:space="preserve">a novice user in mind, should we include actual examples of code to detail the process of data cleaning. </w:t>
        </w:r>
      </w:ins>
      <w:ins w:id="1365" w:author="Daniel Engels" w:date="2018-06-09T10:54:00Z">
        <w:r w:rsidR="00D95666">
          <w:t>NO.  YOU DON</w:t>
        </w:r>
      </w:ins>
      <w:ins w:id="1366" w:author="Daniel Engels" w:date="2018-06-09T10:55:00Z">
        <w:r w:rsidR="00D95666">
          <w:t xml:space="preserve">’T REALLY NEED A SECTION OR ANY OTHER DESCRIPTION OTHER THAN 1-3 SENTENCES THAT SAY YOU CLEANED THE DATA TO …. WHATEVER REASON YOU DID CLEANING FOR. </w:t>
        </w:r>
      </w:ins>
    </w:p>
    <w:p w14:paraId="5D6F5808" w14:textId="63882C81" w:rsidR="009942DC" w:rsidRPr="00D53D58" w:rsidRDefault="00A0484B" w:rsidP="009942DC">
      <w:pPr>
        <w:pStyle w:val="heading20"/>
        <w:rPr>
          <w:b w:val="0"/>
          <w:rPrChange w:id="1367" w:author="Lauren Darr" w:date="2018-04-08T07:42:00Z">
            <w:rPr/>
          </w:rPrChange>
        </w:rPr>
      </w:pPr>
      <w:ins w:id="1368" w:author="Lauren Darr" w:date="2018-03-13T14:03:00Z">
        <w:r>
          <w:t xml:space="preserve"> </w:t>
        </w:r>
      </w:ins>
      <w:ins w:id="1369" w:author="Daniel Engels" w:date="2018-06-09T11:02:00Z">
        <w:r w:rsidR="009D52EB">
          <w:t>THIS IS A SECTION ABOUT THE DATA WHERE YOU DON’T ACTUALLY TELL THE READER WHAT THE DATA IS AND GIVE EXAMPLES. THIS SECTION SHOULD BE ALL ABOUT THE ATTRIBUTES YOU USED, THE VALUES, EXAMPLES ETC.  THIS S</w:t>
        </w:r>
      </w:ins>
      <w:ins w:id="1370" w:author="Daniel Engels" w:date="2018-06-09T11:03:00Z">
        <w:r w:rsidR="009D52EB">
          <w:t>ECTION S</w:t>
        </w:r>
      </w:ins>
      <w:ins w:id="1371" w:author="Daniel Engels" w:date="2018-06-09T11:02:00Z">
        <w:r w:rsidR="009D52EB">
          <w:t xml:space="preserve">HOULD </w:t>
        </w:r>
      </w:ins>
      <w:ins w:id="1372" w:author="Daniel Engels" w:date="2018-06-09T11:03:00Z">
        <w:r w:rsidR="009D52EB">
          <w:t xml:space="preserve">ALSO TALK ABOUT </w:t>
        </w:r>
      </w:ins>
      <w:ins w:id="1373" w:author="Daniel Engels" w:date="2018-06-09T11:10:00Z">
        <w:r w:rsidR="00742FF4">
          <w:t>HOW DATA WAS COLLECTED AND WHAT ISSUES MAY BE PRESENT IN THE DATA TO MOTIVATE CLEANING AND BUILD TRUST THAT DATA WAS COLLECTED CORRECTLY. GIVE SPECIFIC EXAMPLES OF THE DATA.</w:t>
        </w:r>
      </w:ins>
    </w:p>
    <w:p w14:paraId="139103C6" w14:textId="25DEDF91" w:rsidR="009942DC" w:rsidRPr="00243200" w:rsidDel="00A1766B" w:rsidRDefault="00812AE9" w:rsidP="00243200">
      <w:pPr>
        <w:pStyle w:val="p1a"/>
        <w:rPr>
          <w:del w:id="1374" w:author="Crowder, Michael" w:date="2018-03-14T18:31:00Z"/>
        </w:rPr>
        <w:pPrChange w:id="1375" w:author="Daniel Engels" w:date="2018-06-09T09:54:00Z">
          <w:pPr>
            <w:pStyle w:val="p1a"/>
            <w:outlineLvl w:val="0"/>
          </w:pPr>
        </w:pPrChange>
      </w:pPr>
      <w:ins w:id="1376" w:author="Daniel Engels" w:date="2018-06-09T10:51:00Z">
        <w:r>
          <w:t>PROGRAM</w:t>
        </w:r>
      </w:ins>
      <w:ins w:id="1377" w:author="Daniel Engels" w:date="2018-06-09T09:54:00Z">
        <w:r w:rsidR="00243200">
          <w:t xml:space="preserve"> </w:t>
        </w:r>
      </w:ins>
      <w:ins w:id="1378" w:author="Daniel Engels" w:date="2018-06-09T10:50:00Z">
        <w:r>
          <w:t xml:space="preserve">CODE </w:t>
        </w:r>
      </w:ins>
      <w:ins w:id="1379" w:author="Daniel Engels" w:date="2018-06-09T09:54:00Z">
        <w:r w:rsidR="00243200">
          <w:t>BELONGS IN AN APPENDIX NOT THE PAPER PROPER</w:t>
        </w:r>
      </w:ins>
      <w:ins w:id="1380" w:author="Daniel Engels" w:date="2018-06-09T10:51:00Z">
        <w:r>
          <w:t>. PSEUDOCODE, WHEN INCLUDED TO STATE AN ALGORITHM, SHOULD BE PLACED IN A FIGURE USING TYPEWRITER FONT</w:t>
        </w:r>
      </w:ins>
      <w:ins w:id="1381" w:author="Daniel Engels" w:date="2018-06-09T09:54:00Z">
        <w:r w:rsidR="00243200">
          <w:t xml:space="preserve"> </w:t>
        </w:r>
      </w:ins>
      <w:del w:id="1382" w:author="Crowder, Michael" w:date="2018-03-14T18:31:00Z">
        <w:r w:rsidR="009942DC" w:rsidRPr="009942DC" w:rsidDel="00A1766B">
          <w:delText xml:space="preserve">The superscript numeral used to refer to a footnote appears in the text either directly after the word to be discussed or – in relation to a phrase or a sentence </w:delText>
        </w:r>
        <w:r w:rsidR="009F4136" w:rsidDel="00A1766B">
          <w:delText>– following the punctuation mark</w:delText>
        </w:r>
        <w:r w:rsidR="009942DC" w:rsidRPr="009942DC" w:rsidDel="00A1766B">
          <w:delText xml:space="preserve"> (comma, semicolon, or period). Footnotes should appear at the bottom of the normal text area, </w:delText>
        </w:r>
        <w:r w:rsidR="00C951AE" w:rsidDel="00A1766B">
          <w:delText>with a line of about 5cm</w:delText>
        </w:r>
        <w:r w:rsidR="009942DC" w:rsidRPr="009942DC" w:rsidDel="00A1766B">
          <w:delText xml:space="preserve"> set immediately above them</w:delText>
        </w:r>
        <w:r w:rsidR="009F4136" w:rsidDel="00A1766B">
          <w:rPr>
            <w:rStyle w:val="FootnoteReference"/>
          </w:rPr>
          <w:footnoteReference w:id="9"/>
        </w:r>
        <w:r w:rsidR="009F4136" w:rsidDel="00A1766B">
          <w:delText>.</w:delText>
        </w:r>
        <w:r w:rsidR="009942DC" w:rsidRPr="009942DC" w:rsidDel="00A1766B">
          <w:delText xml:space="preserve"> </w:delText>
        </w:r>
      </w:del>
    </w:p>
    <w:p w14:paraId="3D4A86BE" w14:textId="77777777" w:rsidR="009B1D59" w:rsidRPr="009A3755" w:rsidRDefault="007131A7" w:rsidP="003E1437">
      <w:pPr>
        <w:pStyle w:val="heading20"/>
        <w:outlineLvl w:val="0"/>
      </w:pPr>
      <w:bookmarkStart w:id="1385" w:name="OLE_LINK2"/>
      <w:bookmarkStart w:id="1386" w:name="OLE_LINK3"/>
      <w:del w:id="1387" w:author="Lauren Darr" w:date="2018-03-13T14:04:00Z">
        <w:r w:rsidDel="00A0484B">
          <w:delText>2</w:delText>
        </w:r>
        <w:r w:rsidR="009942DC" w:rsidDel="00A0484B">
          <w:delText>.4</w:delText>
        </w:r>
        <w:r w:rsidR="009B1D59" w:rsidRPr="009A3755" w:rsidDel="00A0484B">
          <w:delText xml:space="preserve">   </w:delText>
        </w:r>
      </w:del>
      <w:r w:rsidR="009B1D59" w:rsidRPr="009A3755">
        <w:t>Program Code</w:t>
      </w:r>
    </w:p>
    <w:bookmarkEnd w:id="1385"/>
    <w:bookmarkEnd w:id="1386"/>
    <w:p w14:paraId="6F1FE942" w14:textId="77777777" w:rsidR="009B1D59" w:rsidRDefault="009B1D59" w:rsidP="009B1D59">
      <w:pPr>
        <w:pStyle w:val="p1a"/>
      </w:pPr>
      <w:r w:rsidRPr="009B1D59">
        <w:t>Program listings or program commands in the text are normally set in typewriter font, e.g., CMTT10 or Courier.</w:t>
      </w:r>
    </w:p>
    <w:p w14:paraId="364478B2" w14:textId="77777777" w:rsidR="009942DC" w:rsidRPr="009942DC" w:rsidRDefault="009942DC" w:rsidP="009942DC">
      <w:pPr>
        <w:pStyle w:val="tabletitle"/>
        <w:rPr>
          <w:szCs w:val="18"/>
          <w:lang w:val="en-GB"/>
        </w:rPr>
      </w:pPr>
      <w:r w:rsidRPr="009942DC">
        <w:rPr>
          <w:lang w:val="en-GB"/>
        </w:rPr>
        <w:t>Example of a Co</w:t>
      </w:r>
      <w:r w:rsidRPr="009B1D59">
        <w:t>mputer Program from Jensen K., Wirth N. (1991) Pascal user manual and report. Springer, New York</w:t>
      </w:r>
    </w:p>
    <w:p w14:paraId="7BD717E8" w14:textId="77777777" w:rsidR="009B1D59" w:rsidRPr="009A3755" w:rsidRDefault="009B1D59" w:rsidP="009942DC">
      <w:pPr>
        <w:pStyle w:val="programcode"/>
      </w:pPr>
      <w:r w:rsidRPr="009A3755">
        <w:t>program Inflation (Output)</w:t>
      </w:r>
      <w:r w:rsidRPr="009A3755">
        <w:br/>
        <w:t xml:space="preserve">  {Assuming annual inflation rates of 7%, 8%, and</w:t>
      </w:r>
      <w:r w:rsidRPr="009A3755">
        <w:br/>
        <w:t xml:space="preserve">  10%,...   years};</w:t>
      </w:r>
      <w:r w:rsidRPr="009A3755">
        <w:br/>
        <w:t xml:space="preserve">  const  MaxYears = 10;</w:t>
      </w:r>
      <w:r w:rsidRPr="009A3755">
        <w:br/>
        <w:t xml:space="preserve">  var    Year: 0..MaxYears;</w:t>
      </w:r>
      <w:r w:rsidRPr="009A3755">
        <w:br/>
        <w:t xml:space="preserve">         Factor1, Factor2, Factor3: Real;</w:t>
      </w:r>
      <w:r w:rsidRPr="009A3755">
        <w:br/>
        <w:t xml:space="preserve">  begin</w:t>
      </w:r>
      <w:r w:rsidRPr="009A3755">
        <w:br/>
        <w:t xml:space="preserve">    Year := 0;</w:t>
      </w:r>
      <w:r w:rsidRPr="009A3755">
        <w:br/>
        <w:t xml:space="preserve">    Factor1 := 1.0; Factor2 := 1.0; Factor3 := 1.0;</w:t>
      </w:r>
      <w:r w:rsidRPr="009A3755">
        <w:br/>
      </w:r>
      <w:r w:rsidRPr="009A3755">
        <w:lastRenderedPageBreak/>
        <w:t xml:space="preserve">    WriteLn('Year 7% 8% 10%'); WriteLn;</w:t>
      </w:r>
      <w:r w:rsidRPr="009A3755">
        <w:br/>
        <w:t xml:space="preserve">    repeat</w:t>
      </w:r>
      <w:r w:rsidRPr="009A3755">
        <w:br/>
        <w:t xml:space="preserve">      Year := Year + 1;</w:t>
      </w:r>
      <w:r w:rsidRPr="009A3755">
        <w:br/>
        <w:t xml:space="preserve">      Factor1 := Factor1 * 1.07;</w:t>
      </w:r>
      <w:r w:rsidRPr="009A3755">
        <w:br/>
        <w:t xml:space="preserve">      Factor2 := Factor2 * 1.08;</w:t>
      </w:r>
      <w:r w:rsidRPr="009A3755">
        <w:br/>
        <w:t xml:space="preserve">      Factor3 := Factor3 * 1.10;</w:t>
      </w:r>
      <w:r w:rsidRPr="009A3755">
        <w:br/>
        <w:t xml:space="preserve">      WriteLn(Year:5,Factor1:7:3,Factor2:7:3,</w:t>
      </w:r>
      <w:r w:rsidRPr="009A3755">
        <w:br/>
        <w:t xml:space="preserve">        Factor3:7:3)</w:t>
      </w:r>
      <w:r w:rsidRPr="009A3755">
        <w:br/>
        <w:t xml:space="preserve">    until Year = MaxYears</w:t>
      </w:r>
      <w:r w:rsidRPr="009A3755">
        <w:br/>
        <w:t>end.</w:t>
      </w:r>
    </w:p>
    <w:p w14:paraId="05BD17EB" w14:textId="77777777" w:rsidR="009B1D59" w:rsidRPr="009A3755" w:rsidDel="00A1766B" w:rsidRDefault="007131A7" w:rsidP="003E1437">
      <w:pPr>
        <w:pStyle w:val="heading20"/>
        <w:outlineLvl w:val="0"/>
        <w:rPr>
          <w:del w:id="1388" w:author="Crowder, Michael" w:date="2018-03-14T18:32:00Z"/>
        </w:rPr>
      </w:pPr>
      <w:del w:id="1389" w:author="Crowder, Michael" w:date="2018-03-14T18:32:00Z">
        <w:r w:rsidDel="00A1766B">
          <w:delText>2</w:delText>
        </w:r>
        <w:r w:rsidR="009B1D59" w:rsidRPr="009A3755" w:rsidDel="00A1766B">
          <w:delText>.5   Citations</w:delText>
        </w:r>
      </w:del>
    </w:p>
    <w:p w14:paraId="424B56EE" w14:textId="77777777" w:rsidR="009B1D59" w:rsidRPr="009942DC" w:rsidDel="00A1766B" w:rsidRDefault="009B1D59" w:rsidP="003E1437">
      <w:pPr>
        <w:pStyle w:val="p1a"/>
        <w:outlineLvl w:val="0"/>
        <w:rPr>
          <w:del w:id="1390" w:author="Crowder, Michael" w:date="2018-03-14T18:32:00Z"/>
        </w:rPr>
      </w:pPr>
      <w:del w:id="1391" w:author="Crowder, Michael" w:date="2018-03-14T18:32:00Z">
        <w:r w:rsidRPr="009942DC" w:rsidDel="00A1766B">
          <w:delText>The list of references is headed “References” and is not assigned a number. The list should be set in small print and placed at the end of your contribution, in front of the appendix, if one exists. Please do not insert a pagebreak before the list of references if the page is not completely filled. An example is given at the end of this information sheet. For citations in the text please use square brackets and consecutive num</w:delText>
        </w:r>
        <w:r w:rsidR="008A0799" w:rsidDel="00A1766B">
          <w:delText>bers: [1], [2], [3], etc.</w:delText>
        </w:r>
      </w:del>
    </w:p>
    <w:p w14:paraId="5F52CA04" w14:textId="77777777" w:rsidR="009B1D59" w:rsidRPr="009A3755" w:rsidDel="00A1766B" w:rsidRDefault="007131A7" w:rsidP="003E1437">
      <w:pPr>
        <w:pStyle w:val="heading20"/>
        <w:outlineLvl w:val="0"/>
        <w:rPr>
          <w:del w:id="1392" w:author="Crowder, Michael" w:date="2018-03-14T18:32:00Z"/>
        </w:rPr>
      </w:pPr>
      <w:del w:id="1393" w:author="Crowder, Michael" w:date="2018-03-14T18:32:00Z">
        <w:r w:rsidDel="00A1766B">
          <w:delText>2</w:delText>
        </w:r>
        <w:r w:rsidR="009B1D59" w:rsidRPr="009A3755" w:rsidDel="00A1766B">
          <w:delText>.6   Page Numbering and Running Heads</w:delText>
        </w:r>
      </w:del>
    </w:p>
    <w:p w14:paraId="061CE854" w14:textId="77777777" w:rsidR="009B1D59" w:rsidRPr="009942DC" w:rsidDel="00A1766B" w:rsidRDefault="009B1D59" w:rsidP="003E1437">
      <w:pPr>
        <w:pStyle w:val="p1a"/>
        <w:outlineLvl w:val="0"/>
        <w:rPr>
          <w:del w:id="1394" w:author="Crowder, Michael" w:date="2018-03-14T18:32:00Z"/>
        </w:rPr>
      </w:pPr>
      <w:del w:id="1395" w:author="Crowder, Michael" w:date="2018-03-14T18:32:00Z">
        <w:r w:rsidRPr="009942DC" w:rsidDel="00A1766B">
          <w:delText>Please do not set running heads or page numbers.</w:delText>
        </w:r>
      </w:del>
    </w:p>
    <w:p w14:paraId="1E098F12" w14:textId="77777777" w:rsidR="009B1D59" w:rsidRDefault="007131A7" w:rsidP="003E1437">
      <w:pPr>
        <w:pStyle w:val="heading10"/>
        <w:outlineLvl w:val="0"/>
        <w:rPr>
          <w:ins w:id="1396" w:author="Lauren Darr" w:date="2018-04-08T07:19:00Z"/>
        </w:rPr>
      </w:pPr>
      <w:r>
        <w:t>3</w:t>
      </w:r>
      <w:del w:id="1397" w:author="Lauren Darr" w:date="2018-03-13T14:05:00Z">
        <w:r w:rsidR="009B1D59" w:rsidRPr="009A3755" w:rsidDel="00A0484B">
          <w:delText xml:space="preserve"> </w:delText>
        </w:r>
      </w:del>
      <w:r w:rsidR="009B1D59" w:rsidRPr="009A3755">
        <w:t xml:space="preserve"> </w:t>
      </w:r>
      <w:ins w:id="1398" w:author="Lauren Darr" w:date="2018-03-13T14:05:00Z">
        <w:r w:rsidR="00A0484B">
          <w:t xml:space="preserve">  </w:t>
        </w:r>
      </w:ins>
      <w:ins w:id="1399" w:author="Lauren Darr" w:date="2018-03-13T14:04:00Z">
        <w:r w:rsidR="00A0484B">
          <w:t>Methods</w:t>
        </w:r>
      </w:ins>
      <w:del w:id="1400" w:author="Lauren Darr" w:date="2018-03-13T14:04:00Z">
        <w:r w:rsidR="009B1D59" w:rsidRPr="009A3755" w:rsidDel="00A0484B">
          <w:delText xml:space="preserve"> </w:delText>
        </w:r>
        <w:r w:rsidR="009B1D59" w:rsidDel="00A0484B">
          <w:delText>LNCS Online</w:delText>
        </w:r>
      </w:del>
    </w:p>
    <w:p w14:paraId="6FC273FD" w14:textId="77777777" w:rsidR="00E20027" w:rsidRDefault="00E20027" w:rsidP="00E20027">
      <w:pPr>
        <w:pStyle w:val="heading20"/>
        <w:rPr>
          <w:ins w:id="1401" w:author="Lauren Darr" w:date="2018-04-08T07:44:00Z"/>
        </w:rPr>
      </w:pPr>
      <w:ins w:id="1402" w:author="Lauren Darr" w:date="2018-04-08T07:19:00Z">
        <w:r>
          <w:t>3</w:t>
        </w:r>
        <w:r w:rsidRPr="009A3755">
          <w:t xml:space="preserve">.1   </w:t>
        </w:r>
      </w:ins>
      <w:ins w:id="1403" w:author="Lauren Darr" w:date="2018-04-08T07:20:00Z">
        <w:r>
          <w:t>Incident type: Burglary</w:t>
        </w:r>
      </w:ins>
    </w:p>
    <w:p w14:paraId="11E89192" w14:textId="6C69DB45" w:rsidR="00EB2658" w:rsidRDefault="00EB2658">
      <w:pPr>
        <w:pStyle w:val="p1a"/>
        <w:rPr>
          <w:ins w:id="1404" w:author="Crowder, Michael" w:date="2018-05-13T13:22:00Z"/>
        </w:rPr>
        <w:pPrChange w:id="1405" w:author="Lauren Darr" w:date="2018-04-08T07:44:00Z">
          <w:pPr>
            <w:pStyle w:val="heading20"/>
          </w:pPr>
        </w:pPrChange>
      </w:pPr>
      <w:ins w:id="1406" w:author="Lauren Darr" w:date="2018-04-08T07:44:00Z">
        <w:r>
          <w:t>There is a wide variety of incident types recorded every day by police departments everywhere. In order to</w:t>
        </w:r>
      </w:ins>
      <w:ins w:id="1407" w:author="Lauren Darr" w:date="2018-04-08T07:45:00Z">
        <w:r>
          <w:t xml:space="preserve"> effectively visually explore crime incidents, it is important to focus in on specific types of incidents</w:t>
        </w:r>
      </w:ins>
      <w:ins w:id="1408" w:author="Lauren Darr" w:date="2018-04-08T07:48:00Z">
        <w:r>
          <w:t>.</w:t>
        </w:r>
      </w:ins>
      <w:ins w:id="1409" w:author="Lauren Darr" w:date="2018-04-08T07:45:00Z">
        <w:r>
          <w:t xml:space="preserve"> </w:t>
        </w:r>
      </w:ins>
      <w:ins w:id="1410" w:author="Daniel Engels" w:date="2018-06-09T10:35:00Z">
        <w:r w:rsidR="002B18E0">
          <w:t xml:space="preserve">WHY? NEED TO GIVE A COUPLE OF SENTENCES OF EXPLANATION, PARTICULARLY WHEN IT IS OBVIOUS TO OVERLAY DIFFERENT TYPES OF CRIME DATA ON THE SAME MAP </w:t>
        </w:r>
      </w:ins>
      <w:ins w:id="1411" w:author="Daniel Engels" w:date="2018-06-09T10:36:00Z">
        <w:r w:rsidR="002B18E0">
          <w:t>–</w:t>
        </w:r>
      </w:ins>
      <w:ins w:id="1412" w:author="Daniel Engels" w:date="2018-06-09T10:35:00Z">
        <w:r w:rsidR="002B18E0">
          <w:t xml:space="preserve"> FOR </w:t>
        </w:r>
      </w:ins>
      <w:ins w:id="1413" w:author="Daniel Engels" w:date="2018-06-09T10:36:00Z">
        <w:r w:rsidR="002B18E0">
          <w:t xml:space="preserve">EXAMPLE, TO VISUALLY SEE IF THERE IS ANY LIKELY CORRELATION BETWEEN DIFFERENT TYPES OF CRIMES. THE BROKEN WINDOWS POLICY OF THE NYC POLICE WHERE THEY FOCUSED ON MINOR CRIMES AND SAW A REDUCTION IN MAJOR CRIMES. IS THIS TRUE? OR JUST </w:t>
        </w:r>
      </w:ins>
      <w:ins w:id="1414" w:author="Daniel Engels" w:date="2018-06-09T10:38:00Z">
        <w:r w:rsidR="002B18E0">
          <w:t>AN ACCIDENT OF GETTING IN ON A TREND?</w:t>
        </w:r>
      </w:ins>
    </w:p>
    <w:p w14:paraId="22254DCE" w14:textId="77777777" w:rsidR="00583B00" w:rsidRDefault="00583B00">
      <w:pPr>
        <w:ind w:firstLine="0"/>
        <w:rPr>
          <w:ins w:id="1415" w:author="Crowder, Michael" w:date="2018-05-13T13:22:00Z"/>
        </w:rPr>
        <w:pPrChange w:id="1416" w:author="Crowder, Michael" w:date="2018-05-13T13:22:00Z">
          <w:pPr>
            <w:pStyle w:val="heading20"/>
          </w:pPr>
        </w:pPrChange>
      </w:pPr>
    </w:p>
    <w:p w14:paraId="0C26A16B" w14:textId="77777777" w:rsidR="00583B00" w:rsidRDefault="00583B00" w:rsidP="00583B00">
      <w:pPr>
        <w:ind w:firstLine="0"/>
        <w:rPr>
          <w:ins w:id="1417" w:author="Crowder, Michael" w:date="2018-05-13T13:36:00Z"/>
        </w:rPr>
      </w:pPr>
      <w:ins w:id="1418" w:author="Crowder, Michael" w:date="2018-05-13T13:22:00Z">
        <w:r>
          <w:t>Cartographic interaction can be defined by the interaction between a human and map that is driven by a computing device</w:t>
        </w:r>
      </w:ins>
      <w:ins w:id="1419" w:author="Lauren Darr" w:date="2018-05-16T17:22:00Z">
        <w:r w:rsidR="00DA6794">
          <w:t xml:space="preserve"> </w:t>
        </w:r>
      </w:ins>
      <w:ins w:id="1420" w:author="Crowder, Michael" w:date="2018-05-13T13:22:00Z">
        <w:r>
          <w:t>[1</w:t>
        </w:r>
      </w:ins>
      <w:ins w:id="1421" w:author="Lauren Darr" w:date="2018-05-16T17:22:00Z">
        <w:r w:rsidR="00DA6794">
          <w:t>2</w:t>
        </w:r>
      </w:ins>
      <w:ins w:id="1422" w:author="Crowder, Michael" w:date="2018-05-13T13:22:00Z">
        <w:del w:id="1423" w:author="Lauren Darr" w:date="2018-05-16T17:22:00Z">
          <w:r w:rsidDel="00DA6794">
            <w:delText>7</w:delText>
          </w:r>
        </w:del>
        <w:r>
          <w:t>].</w:t>
        </w:r>
        <w:r w:rsidR="00891005">
          <w:t xml:space="preserve"> We present 3 different types of interactive maps: Dot Map, Heat Map and Cluster Map.</w:t>
        </w:r>
      </w:ins>
    </w:p>
    <w:p w14:paraId="410B4795" w14:textId="77777777" w:rsidR="00583B00" w:rsidRDefault="00583B00" w:rsidP="00583B00">
      <w:pPr>
        <w:ind w:firstLine="0"/>
        <w:rPr>
          <w:ins w:id="1424" w:author="Crowder, Michael" w:date="2018-05-13T13:35:00Z"/>
        </w:rPr>
      </w:pPr>
    </w:p>
    <w:p w14:paraId="68C6046E" w14:textId="78DDF6D3" w:rsidR="00583B00" w:rsidRDefault="00583B00" w:rsidP="00583B00">
      <w:pPr>
        <w:ind w:firstLine="0"/>
        <w:rPr>
          <w:ins w:id="1425" w:author="Crowder, Michael" w:date="2018-05-13T13:36:00Z"/>
        </w:rPr>
      </w:pPr>
      <w:ins w:id="1426" w:author="Crowder, Michael" w:date="2018-05-13T13:41:00Z">
        <w:del w:id="1427" w:author="Daniel Engels" w:date="2018-06-09T10:34:00Z">
          <w:r w:rsidRPr="00583B00" w:rsidDel="003F7B3E">
            <w:rPr>
              <w:noProof/>
            </w:rPr>
            <w:drawing>
              <wp:inline distT="0" distB="0" distL="0" distR="0" wp14:anchorId="67E01006" wp14:editId="7652FF8D">
                <wp:extent cx="4392295" cy="15322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295" cy="1532255"/>
                        </a:xfrm>
                        <a:prstGeom prst="rect">
                          <a:avLst/>
                        </a:prstGeom>
                      </pic:spPr>
                    </pic:pic>
                  </a:graphicData>
                </a:graphic>
              </wp:inline>
            </w:drawing>
          </w:r>
        </w:del>
      </w:ins>
    </w:p>
    <w:p w14:paraId="0FA4DFFB" w14:textId="4317917F" w:rsidR="00583B00" w:rsidRPr="00ED4CE1" w:rsidRDefault="00583B00" w:rsidP="00583B00">
      <w:pPr>
        <w:ind w:firstLine="0"/>
        <w:rPr>
          <w:ins w:id="1428" w:author="Crowder, Michael" w:date="2018-05-13T13:22:00Z"/>
          <w:sz w:val="18"/>
          <w:rPrChange w:id="1429" w:author="Crowder, Michael" w:date="2018-05-13T13:47:00Z">
            <w:rPr>
              <w:ins w:id="1430" w:author="Crowder, Michael" w:date="2018-05-13T13:22:00Z"/>
            </w:rPr>
          </w:rPrChange>
        </w:rPr>
      </w:pPr>
      <w:ins w:id="1431" w:author="Crowder, Michael" w:date="2018-05-13T13:36:00Z">
        <w:r w:rsidRPr="00ED4CE1">
          <w:rPr>
            <w:sz w:val="18"/>
            <w:rPrChange w:id="1432" w:author="Crowder, Michael" w:date="2018-05-13T13:47:00Z">
              <w:rPr/>
            </w:rPrChange>
          </w:rPr>
          <w:t>Figure X: Pieces of di</w:t>
        </w:r>
        <w:r w:rsidR="00235984" w:rsidRPr="00ED4CE1">
          <w:rPr>
            <w:sz w:val="18"/>
            <w:rPrChange w:id="1433" w:author="Crowder, Michael" w:date="2018-05-13T13:47:00Z">
              <w:rPr/>
            </w:rPrChange>
          </w:rPr>
          <w:t>gital cartographic interaction.</w:t>
        </w:r>
      </w:ins>
      <w:ins w:id="1434" w:author="Crowder, Michael" w:date="2018-05-13T13:42:00Z">
        <w:r w:rsidR="00235984" w:rsidRPr="00ED4CE1">
          <w:rPr>
            <w:sz w:val="18"/>
            <w:rPrChange w:id="1435" w:author="Crowder, Michael" w:date="2018-05-13T13:47:00Z">
              <w:rPr/>
            </w:rPrChange>
          </w:rPr>
          <w:t xml:space="preserve"> The figure represents the dialog between a human (</w:t>
        </w:r>
      </w:ins>
      <w:ins w:id="1436" w:author="Crowder, Michael" w:date="2018-05-13T13:43:00Z">
        <w:r w:rsidR="00235984" w:rsidRPr="00ED4CE1">
          <w:rPr>
            <w:sz w:val="18"/>
            <w:rPrChange w:id="1437" w:author="Crowder, Michael" w:date="2018-05-13T13:47:00Z">
              <w:rPr/>
            </w:rPrChange>
          </w:rPr>
          <w:t>A</w:t>
        </w:r>
      </w:ins>
      <w:ins w:id="1438" w:author="Crowder, Michael" w:date="2018-05-13T13:42:00Z">
        <w:r w:rsidR="00235984" w:rsidRPr="00ED4CE1">
          <w:rPr>
            <w:sz w:val="18"/>
            <w:rPrChange w:id="1439" w:author="Crowder, Michael" w:date="2018-05-13T13:47:00Z">
              <w:rPr/>
            </w:rPrChange>
          </w:rPr>
          <w:t>) a computing device (B)</w:t>
        </w:r>
      </w:ins>
      <w:ins w:id="1440" w:author="Crowder, Michael" w:date="2018-05-13T13:43:00Z">
        <w:r w:rsidR="00235984" w:rsidRPr="00ED4CE1">
          <w:rPr>
            <w:sz w:val="18"/>
            <w:rPrChange w:id="1441" w:author="Crowder, Michael" w:date="2018-05-13T13:47:00Z">
              <w:rPr/>
            </w:rPrChange>
          </w:rPr>
          <w:t xml:space="preserve"> and a map (C). Figure reproduced from Roth</w:t>
        </w:r>
      </w:ins>
      <w:ins w:id="1442" w:author="Lauren Darr" w:date="2018-05-16T17:24:00Z">
        <w:r w:rsidR="00DA6794">
          <w:rPr>
            <w:sz w:val="18"/>
          </w:rPr>
          <w:t xml:space="preserve"> </w:t>
        </w:r>
      </w:ins>
      <w:ins w:id="1443" w:author="Crowder, Michael" w:date="2018-05-13T13:43:00Z">
        <w:r w:rsidR="00235984" w:rsidRPr="00ED4CE1">
          <w:rPr>
            <w:sz w:val="18"/>
            <w:rPrChange w:id="1444" w:author="Crowder, Michael" w:date="2018-05-13T13:47:00Z">
              <w:rPr/>
            </w:rPrChange>
          </w:rPr>
          <w:t>[1</w:t>
        </w:r>
      </w:ins>
      <w:ins w:id="1445" w:author="Lauren Darr" w:date="2018-05-16T17:23:00Z">
        <w:r w:rsidR="00DA6794">
          <w:rPr>
            <w:sz w:val="18"/>
          </w:rPr>
          <w:t>2</w:t>
        </w:r>
      </w:ins>
      <w:ins w:id="1446" w:author="Crowder, Michael" w:date="2018-05-13T13:43:00Z">
        <w:del w:id="1447" w:author="Lauren Darr" w:date="2018-05-16T17:22:00Z">
          <w:r w:rsidR="00235984" w:rsidRPr="00ED4CE1" w:rsidDel="00DA6794">
            <w:rPr>
              <w:sz w:val="18"/>
              <w:rPrChange w:id="1448" w:author="Crowder, Michael" w:date="2018-05-13T13:47:00Z">
                <w:rPr/>
              </w:rPrChange>
            </w:rPr>
            <w:delText>7</w:delText>
          </w:r>
        </w:del>
        <w:r w:rsidR="00235984" w:rsidRPr="00ED4CE1">
          <w:rPr>
            <w:sz w:val="18"/>
            <w:rPrChange w:id="1449" w:author="Crowder, Michael" w:date="2018-05-13T13:47:00Z">
              <w:rPr/>
            </w:rPrChange>
          </w:rPr>
          <w:t>].</w:t>
        </w:r>
      </w:ins>
      <w:ins w:id="1450" w:author="Daniel Engels" w:date="2018-06-09T10:34:00Z">
        <w:r w:rsidR="003F7B3E">
          <w:rPr>
            <w:sz w:val="18"/>
          </w:rPr>
          <w:t xml:space="preserve"> CREATE YOUR OWN FIGURES. AND, THIS ONE DOESN’T ADD ANYTHING TO YOUR PAPER, SO NOT </w:t>
        </w:r>
      </w:ins>
      <w:ins w:id="1451" w:author="Daniel Engels" w:date="2018-06-09T10:35:00Z">
        <w:r w:rsidR="003F7B3E">
          <w:rPr>
            <w:sz w:val="18"/>
          </w:rPr>
          <w:t xml:space="preserve">SURE </w:t>
        </w:r>
      </w:ins>
      <w:ins w:id="1452" w:author="Daniel Engels" w:date="2018-06-09T10:34:00Z">
        <w:r w:rsidR="003F7B3E">
          <w:rPr>
            <w:sz w:val="18"/>
          </w:rPr>
          <w:t>WHY YOU’VE INCLUDED IT ANYWAY.</w:t>
        </w:r>
      </w:ins>
    </w:p>
    <w:p w14:paraId="433168DD" w14:textId="77777777" w:rsidR="00ED4CE1" w:rsidRDefault="00ED4CE1">
      <w:pPr>
        <w:ind w:firstLine="0"/>
        <w:rPr>
          <w:ins w:id="1453" w:author="Crowder, Michael" w:date="2018-05-13T14:02:00Z"/>
        </w:rPr>
        <w:pPrChange w:id="1454" w:author="Crowder, Michael" w:date="2018-05-13T12:33:00Z">
          <w:pPr>
            <w:pStyle w:val="heading20"/>
          </w:pPr>
        </w:pPrChange>
      </w:pPr>
    </w:p>
    <w:p w14:paraId="5990C777" w14:textId="77777777" w:rsidR="00ED4CE1" w:rsidRDefault="00ED4CE1">
      <w:pPr>
        <w:ind w:firstLine="0"/>
        <w:rPr>
          <w:ins w:id="1455" w:author="Crowder, Michael" w:date="2018-05-13T15:55:00Z"/>
        </w:rPr>
        <w:pPrChange w:id="1456" w:author="Crowder, Michael" w:date="2018-05-13T12:33:00Z">
          <w:pPr>
            <w:pStyle w:val="heading20"/>
          </w:pPr>
        </w:pPrChange>
      </w:pPr>
      <w:ins w:id="1457" w:author="Crowder, Michael" w:date="2018-05-13T14:25:00Z">
        <w:r>
          <w:t>The method of interactive cartography was used to give the novice user</w:t>
        </w:r>
      </w:ins>
      <w:ins w:id="1458" w:author="Crowder, Michael" w:date="2018-05-13T14:26:00Z">
        <w:r>
          <w:t xml:space="preserve"> the ability to engage in their own knowledge construction of what the mapmaker display of the event, </w:t>
        </w:r>
        <w:r w:rsidR="00975E6E">
          <w:t>or events.</w:t>
        </w:r>
      </w:ins>
    </w:p>
    <w:p w14:paraId="224110A0" w14:textId="77777777" w:rsidR="00975E6E" w:rsidRDefault="00975E6E">
      <w:pPr>
        <w:ind w:firstLine="0"/>
        <w:rPr>
          <w:ins w:id="1459" w:author="Crowder, Michael" w:date="2018-05-13T15:55:00Z"/>
        </w:rPr>
        <w:pPrChange w:id="1460" w:author="Crowder, Michael" w:date="2018-05-13T12:33:00Z">
          <w:pPr>
            <w:pStyle w:val="heading20"/>
          </w:pPr>
        </w:pPrChange>
      </w:pPr>
    </w:p>
    <w:p w14:paraId="35278F49" w14:textId="7243D571" w:rsidR="00975E6E" w:rsidRDefault="00975E6E">
      <w:pPr>
        <w:ind w:firstLine="0"/>
        <w:rPr>
          <w:ins w:id="1461" w:author="Daniel Engels" w:date="2018-06-09T10:54:00Z"/>
        </w:rPr>
        <w:pPrChange w:id="1462" w:author="Crowder, Michael" w:date="2018-05-13T12:33:00Z">
          <w:pPr>
            <w:pStyle w:val="heading20"/>
          </w:pPr>
        </w:pPrChange>
      </w:pPr>
      <w:ins w:id="1463" w:author="Crowder, Michael" w:date="2018-05-13T15:55:00Z">
        <w:r>
          <w:t xml:space="preserve">Maps were created with an open source </w:t>
        </w:r>
      </w:ins>
      <w:ins w:id="1464" w:author="Crowder, Michael" w:date="2018-05-13T16:17:00Z">
        <w:r>
          <w:t xml:space="preserve">Java Script (JS) </w:t>
        </w:r>
      </w:ins>
      <w:ins w:id="1465" w:author="Crowder, Michael" w:date="2018-05-13T16:18:00Z">
        <w:r>
          <w:t>library for interactiv</w:t>
        </w:r>
        <w:r w:rsidR="00421570">
          <w:t>e maps</w:t>
        </w:r>
      </w:ins>
      <w:ins w:id="1466" w:author="Crowder, Michael" w:date="2018-05-13T16:36:00Z">
        <w:r w:rsidR="00421570">
          <w:t xml:space="preserve"> called Leaflet (www.leafletjs.com)</w:t>
        </w:r>
      </w:ins>
      <w:ins w:id="1467" w:author="Crowder, Michael" w:date="2018-05-13T16:18:00Z">
        <w:r w:rsidR="00421570">
          <w:t xml:space="preserve">. The API is offered </w:t>
        </w:r>
      </w:ins>
      <w:ins w:id="1468" w:author="Crowder, Michael" w:date="2018-05-13T16:28:00Z">
        <w:r w:rsidR="00421570">
          <w:t xml:space="preserve">in open source languages like R, and Python. Our maps were designed with the Leaflet R library. Leaflet’s products </w:t>
        </w:r>
        <w:r w:rsidR="00421570">
          <w:lastRenderedPageBreak/>
          <w:t xml:space="preserve">are also used in </w:t>
        </w:r>
      </w:ins>
      <w:ins w:id="1469" w:author="Crowder, Michael" w:date="2018-05-13T16:32:00Z">
        <w:r w:rsidR="00421570">
          <w:t xml:space="preserve">professional </w:t>
        </w:r>
      </w:ins>
      <w:ins w:id="1470" w:author="Crowder, Michael" w:date="2018-05-13T16:28:00Z">
        <w:r w:rsidR="00421570">
          <w:t xml:space="preserve">GIS programs like ARC GIS and </w:t>
        </w:r>
      </w:ins>
      <w:ins w:id="1471" w:author="Crowder, Michael" w:date="2018-05-13T16:33:00Z">
        <w:r w:rsidR="007C10C6">
          <w:t>ESRI.</w:t>
        </w:r>
      </w:ins>
      <w:ins w:id="1472" w:author="Daniel Engels" w:date="2018-06-09T10:54:00Z">
        <w:r w:rsidR="00812AE9">
          <w:t xml:space="preserve"> THIS IS THE RIGHT LEVEL OF DETAIL FOR THIS.</w:t>
        </w:r>
      </w:ins>
    </w:p>
    <w:p w14:paraId="734A0BC4" w14:textId="77777777" w:rsidR="00812AE9" w:rsidRDefault="00812AE9">
      <w:pPr>
        <w:ind w:firstLine="0"/>
        <w:rPr>
          <w:ins w:id="1473" w:author="Crowder, Michael" w:date="2018-05-13T16:45:00Z"/>
        </w:rPr>
        <w:pPrChange w:id="1474" w:author="Crowder, Michael" w:date="2018-05-13T12:33:00Z">
          <w:pPr>
            <w:pStyle w:val="heading20"/>
          </w:pPr>
        </w:pPrChange>
      </w:pPr>
    </w:p>
    <w:p w14:paraId="49B0B019" w14:textId="1DFC6A88" w:rsidR="00ED4CE1" w:rsidRDefault="007737B2">
      <w:pPr>
        <w:ind w:firstLine="0"/>
        <w:rPr>
          <w:ins w:id="1475" w:author="Daniel Engels" w:date="2018-06-09T10:53:00Z"/>
        </w:rPr>
        <w:pPrChange w:id="1476" w:author="Crowder, Michael" w:date="2018-05-13T12:33:00Z">
          <w:pPr>
            <w:pStyle w:val="heading20"/>
          </w:pPr>
        </w:pPrChange>
      </w:pPr>
      <w:ins w:id="1477" w:author="Daniel Engels" w:date="2018-06-09T10:48:00Z">
        <w:r>
          <w:t>EACH METHOD SHOULD HAVE ITS OWN SECTION/SUBSECTION</w:t>
        </w:r>
        <w:r w:rsidR="00812AE9">
          <w:t xml:space="preserve"> – THE MAP TYPES REALLY BELONG IN THE BACKGROUND SECTION. THESE SECTIONS WHERE YOU ARE SHOWING SPECIFIC ASPECTS OF THE FRAMEWORK NEED TO FOCUS ON THE FRAMEWORK AND THE EXAMPLES GENERATED USING THE FRAMEWORK AND THE GIVEN DATA.</w:t>
        </w:r>
      </w:ins>
    </w:p>
    <w:p w14:paraId="778FA5B7" w14:textId="5CD5542A" w:rsidR="00812AE9" w:rsidRDefault="00812AE9">
      <w:pPr>
        <w:ind w:firstLine="0"/>
        <w:rPr>
          <w:ins w:id="1478" w:author="Daniel Engels" w:date="2018-06-09T10:53:00Z"/>
        </w:rPr>
        <w:pPrChange w:id="1479" w:author="Crowder, Michael" w:date="2018-05-13T12:33:00Z">
          <w:pPr>
            <w:pStyle w:val="heading20"/>
          </w:pPr>
        </w:pPrChange>
      </w:pPr>
    </w:p>
    <w:p w14:paraId="7F0AC4AB" w14:textId="71C67988" w:rsidR="00812AE9" w:rsidRDefault="00812AE9">
      <w:pPr>
        <w:ind w:firstLine="0"/>
        <w:rPr>
          <w:ins w:id="1480" w:author="Crowder, Michael" w:date="2018-05-13T14:25:00Z"/>
        </w:rPr>
        <w:pPrChange w:id="1481" w:author="Crowder, Michael" w:date="2018-05-13T12:33:00Z">
          <w:pPr>
            <w:pStyle w:val="heading20"/>
          </w:pPr>
        </w:pPrChange>
      </w:pPr>
      <w:ins w:id="1482" w:author="Daniel Engels" w:date="2018-06-09T10:53:00Z">
        <w:r>
          <w:t>AND YOU NEED MORE DETAILS ON EACH OF THESE TYPES</w:t>
        </w:r>
      </w:ins>
    </w:p>
    <w:p w14:paraId="296C8C20" w14:textId="77777777" w:rsidR="007737B2" w:rsidRDefault="0056452D">
      <w:pPr>
        <w:ind w:firstLine="0"/>
        <w:rPr>
          <w:ins w:id="1483" w:author="Daniel Engels" w:date="2018-06-09T10:46:00Z"/>
        </w:rPr>
        <w:pPrChange w:id="1484" w:author="Crowder, Michael" w:date="2018-05-13T12:33:00Z">
          <w:pPr>
            <w:pStyle w:val="heading20"/>
          </w:pPr>
        </w:pPrChange>
      </w:pPr>
      <w:ins w:id="1485" w:author="Crowder, Michael" w:date="2018-05-13T12:33:00Z">
        <w:r>
          <w:t>A dot map</w:t>
        </w:r>
      </w:ins>
      <w:ins w:id="1486" w:author="Crowder, Michael" w:date="2018-05-13T12:34:00Z">
        <w:r>
          <w:t xml:space="preserve"> shows the geographic distribution of a</w:t>
        </w:r>
      </w:ins>
      <w:ins w:id="1487" w:author="Crowder, Michael" w:date="2018-05-13T12:38:00Z">
        <w:r>
          <w:t xml:space="preserve">n event or events through the placement of </w:t>
        </w:r>
      </w:ins>
      <w:ins w:id="1488" w:author="Crowder, Michael" w:date="2018-05-13T12:39:00Z">
        <w:r>
          <w:t xml:space="preserve">a </w:t>
        </w:r>
      </w:ins>
      <w:ins w:id="1489" w:author="Crowder, Michael" w:date="2018-05-13T12:38:00Z">
        <w:r>
          <w:t>dot to a single event, or a cluster of events</w:t>
        </w:r>
      </w:ins>
      <w:ins w:id="1490" w:author="Lauren Darr" w:date="2018-05-16T17:24:00Z">
        <w:r w:rsidR="00DA6794">
          <w:t xml:space="preserve"> </w:t>
        </w:r>
      </w:ins>
      <w:ins w:id="1491" w:author="Crowder, Michael" w:date="2018-05-13T12:42:00Z">
        <w:r w:rsidR="000F478D">
          <w:t>[1</w:t>
        </w:r>
      </w:ins>
      <w:ins w:id="1492" w:author="Lauren Darr" w:date="2018-05-16T17:24:00Z">
        <w:r w:rsidR="00DA6794">
          <w:t>3</w:t>
        </w:r>
      </w:ins>
      <w:ins w:id="1493" w:author="Crowder, Michael" w:date="2018-05-13T12:42:00Z">
        <w:del w:id="1494" w:author="Lauren Darr" w:date="2018-05-16T17:24:00Z">
          <w:r w:rsidR="000F478D" w:rsidDel="00DA6794">
            <w:delText>6</w:delText>
          </w:r>
        </w:del>
        <w:r w:rsidR="000F478D">
          <w:t xml:space="preserve">]. </w:t>
        </w:r>
      </w:ins>
      <w:ins w:id="1495" w:author="Crowder, Michael" w:date="2018-05-13T12:50:00Z">
        <w:r w:rsidR="000F478D">
          <w:t xml:space="preserve">For this paper we mapped each dot to a latitude and longitude coordinate and presented each incident as </w:t>
        </w:r>
      </w:ins>
      <w:ins w:id="1496" w:author="Daniel Engels" w:date="2018-06-09T10:45:00Z">
        <w:r w:rsidR="007737B2">
          <w:t xml:space="preserve">a </w:t>
        </w:r>
      </w:ins>
      <w:ins w:id="1497" w:author="Crowder, Michael" w:date="2018-05-13T12:50:00Z">
        <w:r w:rsidR="000F478D">
          <w:t xml:space="preserve">single event. The </w:t>
        </w:r>
      </w:ins>
      <w:ins w:id="1498" w:author="Crowder, Michael" w:date="2018-05-13T12:53:00Z">
        <w:r w:rsidR="000F478D">
          <w:t>selection</w:t>
        </w:r>
      </w:ins>
      <w:ins w:id="1499" w:author="Crowder, Michael" w:date="2018-05-13T12:50:00Z">
        <w:r w:rsidR="000F478D">
          <w:t xml:space="preserve"> of a dot size can be </w:t>
        </w:r>
      </w:ins>
      <w:ins w:id="1500" w:author="Crowder, Michael" w:date="2018-05-13T12:53:00Z">
        <w:r w:rsidR="000F478D">
          <w:t>an</w:t>
        </w:r>
      </w:ins>
      <w:ins w:id="1501" w:author="Crowder, Michael" w:date="2018-05-13T12:50:00Z">
        <w:r w:rsidR="000F478D">
          <w:t xml:space="preserve"> </w:t>
        </w:r>
      </w:ins>
      <w:ins w:id="1502" w:author="Crowder, Michael" w:date="2018-05-13T12:52:00Z">
        <w:r w:rsidR="000F478D">
          <w:t>intuitive or processed approach</w:t>
        </w:r>
        <w:del w:id="1503" w:author="Daniel Engels" w:date="2018-06-09T10:45:00Z">
          <w:r w:rsidR="000F478D" w:rsidDel="007737B2">
            <w:delText>ed</w:delText>
          </w:r>
        </w:del>
      </w:ins>
      <w:ins w:id="1504" w:author="Lauren Darr" w:date="2018-05-16T17:24:00Z">
        <w:r w:rsidR="00DA6794">
          <w:t xml:space="preserve"> </w:t>
        </w:r>
      </w:ins>
      <w:ins w:id="1505" w:author="Crowder, Michael" w:date="2018-05-13T12:52:00Z">
        <w:r w:rsidR="000F478D">
          <w:t>[1</w:t>
        </w:r>
      </w:ins>
      <w:ins w:id="1506" w:author="Lauren Darr" w:date="2018-05-16T17:24:00Z">
        <w:r w:rsidR="00DA6794">
          <w:t>3</w:t>
        </w:r>
      </w:ins>
      <w:ins w:id="1507" w:author="Crowder, Michael" w:date="2018-05-13T12:52:00Z">
        <w:del w:id="1508" w:author="Lauren Darr" w:date="2018-05-16T17:24:00Z">
          <w:r w:rsidR="000F478D" w:rsidDel="00DA6794">
            <w:delText>6</w:delText>
          </w:r>
        </w:del>
        <w:r w:rsidR="000F478D">
          <w:t>].</w:t>
        </w:r>
      </w:ins>
      <w:ins w:id="1509" w:author="Crowder, Michael" w:date="2018-05-13T12:53:00Z">
        <w:r w:rsidR="000F478D">
          <w:t xml:space="preserve"> </w:t>
        </w:r>
      </w:ins>
      <w:ins w:id="1510" w:author="Crowder, Michael" w:date="2018-05-13T13:02:00Z">
        <w:r w:rsidR="000F478D">
          <w:t>The framework dot map is not based on a processed approached.</w:t>
        </w:r>
      </w:ins>
      <w:ins w:id="1511" w:author="Crowder, Michael" w:date="2018-05-13T13:08:00Z">
        <w:r w:rsidR="000F478D">
          <w:t xml:space="preserve"> The dot map that is presented in figure x is an interactive </w:t>
        </w:r>
      </w:ins>
      <w:ins w:id="1512" w:author="Crowder, Michael" w:date="2018-05-13T13:15:00Z">
        <w:r w:rsidR="00583B00">
          <w:t xml:space="preserve">map </w:t>
        </w:r>
      </w:ins>
      <w:ins w:id="1513" w:author="Daniel Engels" w:date="2018-06-09T10:46:00Z">
        <w:r w:rsidR="007737B2">
          <w:t xml:space="preserve">also </w:t>
        </w:r>
      </w:ins>
      <w:ins w:id="1514" w:author="Crowder, Michael" w:date="2018-05-13T13:15:00Z">
        <w:del w:id="1515" w:author="Daniel Engels" w:date="2018-06-09T10:46:00Z">
          <w:r w:rsidR="00583B00" w:rsidDel="007737B2">
            <w:delText>or</w:delText>
          </w:r>
        </w:del>
      </w:ins>
      <w:ins w:id="1516" w:author="Crowder, Michael" w:date="2018-05-13T13:08:00Z">
        <w:del w:id="1517" w:author="Daniel Engels" w:date="2018-06-09T10:46:00Z">
          <w:r w:rsidR="000F478D" w:rsidDel="007737B2">
            <w:delText xml:space="preserve"> </w:delText>
          </w:r>
        </w:del>
        <w:r w:rsidR="000F478D">
          <w:t xml:space="preserve">known in </w:t>
        </w:r>
      </w:ins>
      <w:ins w:id="1518" w:author="Crowder, Michael" w:date="2018-05-13T13:10:00Z">
        <w:r w:rsidR="000F478D">
          <w:t>cartography</w:t>
        </w:r>
      </w:ins>
      <w:ins w:id="1519" w:author="Crowder, Michael" w:date="2018-05-13T13:08:00Z">
        <w:r w:rsidR="000F478D">
          <w:t xml:space="preserve"> </w:t>
        </w:r>
      </w:ins>
      <w:ins w:id="1520" w:author="Crowder, Michael" w:date="2018-05-13T13:10:00Z">
        <w:r w:rsidR="000F478D">
          <w:t xml:space="preserve">as </w:t>
        </w:r>
      </w:ins>
      <w:ins w:id="1521" w:author="Crowder, Michael" w:date="2018-05-13T13:15:00Z">
        <w:r w:rsidR="00583B00">
          <w:t>a</w:t>
        </w:r>
      </w:ins>
      <w:ins w:id="1522" w:author="Crowder, Michael" w:date="2018-05-13T13:10:00Z">
        <w:r w:rsidR="000F478D">
          <w:t xml:space="preserve"> </w:t>
        </w:r>
      </w:ins>
      <w:ins w:id="1523" w:author="Crowder, Michael" w:date="2018-05-13T13:11:00Z">
        <w:r w:rsidR="000F478D">
          <w:t>cartographic</w:t>
        </w:r>
      </w:ins>
      <w:ins w:id="1524" w:author="Crowder, Michael" w:date="2018-05-13T13:10:00Z">
        <w:r w:rsidR="000F478D">
          <w:t xml:space="preserve"> </w:t>
        </w:r>
      </w:ins>
      <w:ins w:id="1525" w:author="Crowder, Michael" w:date="2018-05-13T13:11:00Z">
        <w:r w:rsidR="000F478D">
          <w:t>interaction.</w:t>
        </w:r>
      </w:ins>
      <w:ins w:id="1526" w:author="Crowder, Michael" w:date="2018-05-13T14:33:00Z">
        <w:r w:rsidR="00ED4CE1">
          <w:t xml:space="preserve"> </w:t>
        </w:r>
        <w:del w:id="1527" w:author="Daniel Engels" w:date="2018-06-09T10:46:00Z">
          <w:r w:rsidR="00ED4CE1" w:rsidDel="007737B2">
            <w:delText xml:space="preserve">This presented a decision about the radius of the dot. </w:delText>
          </w:r>
        </w:del>
      </w:ins>
    </w:p>
    <w:p w14:paraId="1A607AFD" w14:textId="6FB90E75" w:rsidR="0056452D" w:rsidRDefault="00ED4CE1">
      <w:pPr>
        <w:ind w:firstLine="0"/>
        <w:rPr>
          <w:ins w:id="1528" w:author="Crowder, Michael" w:date="2018-05-13T14:02:00Z"/>
        </w:rPr>
        <w:pPrChange w:id="1529" w:author="Crowder, Michael" w:date="2018-05-13T12:33:00Z">
          <w:pPr>
            <w:pStyle w:val="heading20"/>
          </w:pPr>
        </w:pPrChange>
      </w:pPr>
      <w:ins w:id="1530" w:author="Crowder, Michael" w:date="2018-05-13T14:33:00Z">
        <w:r>
          <w:t>The dots on a dot map</w:t>
        </w:r>
      </w:ins>
      <w:ins w:id="1531" w:author="Crowder, Michael" w:date="2018-05-13T14:35:00Z">
        <w:r w:rsidR="001A2199">
          <w:t xml:space="preserve"> when not zoomed are large and scale to smaller dots upon zoom. At zoom it would </w:t>
        </w:r>
      </w:ins>
      <w:ins w:id="1532" w:author="Crowder, Michael" w:date="2018-05-13T14:36:00Z">
        <w:r w:rsidR="001A2199">
          <w:t>approximate</w:t>
        </w:r>
      </w:ins>
      <w:ins w:id="1533" w:author="Crowder, Michael" w:date="2018-05-13T14:35:00Z">
        <w:r w:rsidR="001A2199">
          <w:t xml:space="preserve"> the locations very well. </w:t>
        </w:r>
      </w:ins>
      <w:ins w:id="1534" w:author="Crowder, Michael" w:date="2018-05-13T14:36:00Z">
        <w:r w:rsidR="001A2199">
          <w:t xml:space="preserve">At the initialization of the map the user may not be able </w:t>
        </w:r>
        <w:commentRangeStart w:id="1535"/>
        <w:r w:rsidR="001A2199">
          <w:t>to engage in their own knowledge construction</w:t>
        </w:r>
      </w:ins>
      <w:commentRangeEnd w:id="1535"/>
      <w:r w:rsidR="007737B2">
        <w:rPr>
          <w:rStyle w:val="CommentReference"/>
        </w:rPr>
        <w:commentReference w:id="1535"/>
      </w:r>
      <w:ins w:id="1536" w:author="Crowder, Michael" w:date="2018-05-13T14:36:00Z">
        <w:r w:rsidR="001A2199">
          <w:t>.</w:t>
        </w:r>
      </w:ins>
    </w:p>
    <w:p w14:paraId="025AEF77" w14:textId="77777777" w:rsidR="00ED4CE1" w:rsidRDefault="00ED4CE1" w:rsidP="00ED4CE1">
      <w:pPr>
        <w:ind w:firstLine="0"/>
        <w:rPr>
          <w:ins w:id="1537" w:author="Crowder, Michael" w:date="2018-05-13T14:02:00Z"/>
        </w:rPr>
      </w:pPr>
      <w:ins w:id="1538" w:author="Crowder, Michael" w:date="2018-05-13T14:02:00Z">
        <w:r w:rsidRPr="00ED4CE1">
          <w:rPr>
            <w:noProof/>
          </w:rPr>
          <w:drawing>
            <wp:inline distT="0" distB="0" distL="0" distR="0" wp14:anchorId="68D1D13A" wp14:editId="54548C70">
              <wp:extent cx="4392295" cy="23653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295" cy="2365375"/>
                      </a:xfrm>
                      <a:prstGeom prst="rect">
                        <a:avLst/>
                      </a:prstGeom>
                    </pic:spPr>
                  </pic:pic>
                </a:graphicData>
              </a:graphic>
            </wp:inline>
          </w:drawing>
        </w:r>
      </w:ins>
    </w:p>
    <w:p w14:paraId="75A15A81" w14:textId="77777777" w:rsidR="00ED4CE1" w:rsidRPr="00C237B6" w:rsidRDefault="00ED4CE1" w:rsidP="00ED4CE1">
      <w:pPr>
        <w:ind w:firstLine="0"/>
        <w:rPr>
          <w:ins w:id="1539" w:author="Crowder, Michael" w:date="2018-05-13T14:02:00Z"/>
          <w:sz w:val="18"/>
        </w:rPr>
      </w:pPr>
      <w:ins w:id="1540" w:author="Crowder, Michael" w:date="2018-05-13T14:02:00Z">
        <w:r w:rsidRPr="00C237B6">
          <w:rPr>
            <w:sz w:val="18"/>
          </w:rPr>
          <w:t xml:space="preserve">Figure X: </w:t>
        </w:r>
        <w:r>
          <w:rPr>
            <w:sz w:val="18"/>
          </w:rPr>
          <w:t>Shows the drawback of interactive dot maps when scale is not adjusted on the zoom.</w:t>
        </w:r>
      </w:ins>
    </w:p>
    <w:p w14:paraId="4A1A027F" w14:textId="77777777" w:rsidR="00ED4CE1" w:rsidRDefault="00ED4CE1">
      <w:pPr>
        <w:ind w:firstLine="0"/>
        <w:rPr>
          <w:ins w:id="1541" w:author="Crowder, Michael" w:date="2018-05-13T16:57:00Z"/>
        </w:rPr>
        <w:pPrChange w:id="1542" w:author="Crowder, Michael" w:date="2018-05-13T12:33:00Z">
          <w:pPr>
            <w:pStyle w:val="heading20"/>
          </w:pPr>
        </w:pPrChange>
      </w:pPr>
    </w:p>
    <w:p w14:paraId="62DEA7D0" w14:textId="77777777" w:rsidR="00455A7A" w:rsidRDefault="00455A7A">
      <w:pPr>
        <w:ind w:firstLine="709"/>
        <w:rPr>
          <w:ins w:id="1543" w:author="Crowder, Michael" w:date="2018-05-18T15:29:00Z"/>
        </w:rPr>
        <w:pPrChange w:id="1544" w:author="Crowder, Michael" w:date="2018-05-18T15:29:00Z">
          <w:pPr>
            <w:ind w:firstLine="0"/>
          </w:pPr>
        </w:pPrChange>
      </w:pPr>
      <w:ins w:id="1545" w:author="Crowder, Michael" w:date="2018-05-18T15:29:00Z">
        <w:r>
          <w:t>The second method of mapping we present is the heat map. Heatmaps are widely used in displaying levels, or differences when a distribution of point data is close together[15]. Density analysis is utilized when analyzing heatmaps. Specifically kernel density is used in our heat map by assigning the highest value to the closes crime and values are lowered as distanced becomes greater. The function K is conveyed in the equation</w:t>
        </w:r>
      </w:ins>
    </w:p>
    <w:p w14:paraId="12D8C310" w14:textId="77777777" w:rsidR="00455A7A" w:rsidRDefault="00455A7A" w:rsidP="00455A7A">
      <w:pPr>
        <w:ind w:firstLine="0"/>
        <w:rPr>
          <w:ins w:id="1546" w:author="Crowder, Michael" w:date="2018-05-18T15:29:00Z"/>
        </w:rPr>
      </w:pPr>
      <w:ins w:id="1547" w:author="Crowder, Michael" w:date="2018-05-18T15:29:00Z">
        <w:r>
          <w:t>\[ f(x,y) = \frac{1}{nh^d}\sum_{i=1}^{n} K\frac{x-x_i}{h} \]</w:t>
        </w:r>
      </w:ins>
    </w:p>
    <w:p w14:paraId="20BFF0E4" w14:textId="77777777" w:rsidR="00455A7A" w:rsidRDefault="00455A7A" w:rsidP="00455A7A">
      <w:pPr>
        <w:ind w:firstLine="0"/>
        <w:rPr>
          <w:ins w:id="1548" w:author="Crowder, Michael" w:date="2018-05-18T15:31:00Z"/>
        </w:rPr>
      </w:pPr>
      <w:ins w:id="1549" w:author="Crowder, Michael" w:date="2018-05-18T15:29:00Z">
        <w:r>
          <w:lastRenderedPageBreak/>
          <w:t>where n = total number of points, h = bandwidth to determine the amount of smoothing, K = kernel function, d = data dimensionality, x = location of estimated point, and x {i} = the location of known point i.</w:t>
        </w:r>
      </w:ins>
    </w:p>
    <w:p w14:paraId="7E891784" w14:textId="77777777" w:rsidR="00455A7A" w:rsidRDefault="000274C2" w:rsidP="00455A7A">
      <w:pPr>
        <w:ind w:firstLine="0"/>
        <w:rPr>
          <w:ins w:id="1550" w:author="Crowder, Michael" w:date="2018-05-18T15:31:00Z"/>
        </w:rPr>
      </w:pPr>
      <w:ins w:id="1551" w:author="Crowder, Michael" w:date="2018-05-18T15:33:00Z">
        <w:r w:rsidRPr="000274C2">
          <w:rPr>
            <w:noProof/>
          </w:rPr>
          <w:drawing>
            <wp:inline distT="0" distB="0" distL="0" distR="0" wp14:anchorId="4A9C93E1" wp14:editId="73E20DDB">
              <wp:extent cx="4392295" cy="21793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2295" cy="2179320"/>
                      </a:xfrm>
                      <a:prstGeom prst="rect">
                        <a:avLst/>
                      </a:prstGeom>
                    </pic:spPr>
                  </pic:pic>
                </a:graphicData>
              </a:graphic>
            </wp:inline>
          </w:drawing>
        </w:r>
      </w:ins>
    </w:p>
    <w:p w14:paraId="6C582819" w14:textId="48A67966" w:rsidR="00455A7A" w:rsidRDefault="00455A7A">
      <w:pPr>
        <w:ind w:firstLine="709"/>
        <w:rPr>
          <w:ins w:id="1552" w:author="Crowder, Michael" w:date="2018-05-18T15:29:00Z"/>
        </w:rPr>
        <w:pPrChange w:id="1553" w:author="Crowder, Michael" w:date="2018-05-18T15:31:00Z">
          <w:pPr>
            <w:ind w:firstLine="0"/>
          </w:pPr>
        </w:pPrChange>
      </w:pPr>
      <w:ins w:id="1554" w:author="Crowder, Michael" w:date="2018-05-18T15:31:00Z">
        <w:r w:rsidRPr="00455A7A">
          <w:t xml:space="preserve">Heat maps do come with some drawbacks. They can be difficult to compare objectively. </w:t>
        </w:r>
        <w:commentRangeStart w:id="1555"/>
        <w:r w:rsidRPr="00455A7A">
          <w:t xml:space="preserve">Classification systems cannot be adapted for most software packages. </w:t>
        </w:r>
      </w:ins>
      <w:commentRangeEnd w:id="1555"/>
      <w:r w:rsidR="003F7B3E">
        <w:rPr>
          <w:rStyle w:val="CommentReference"/>
        </w:rPr>
        <w:commentReference w:id="1555"/>
      </w:r>
      <w:ins w:id="1556" w:author="Crowder, Michael" w:date="2018-05-18T15:31:00Z">
        <w:r w:rsidRPr="00455A7A">
          <w:t>Heatmaps can also be problematic because they may not be the right choice for the detection of extreme values[16].</w:t>
        </w:r>
      </w:ins>
      <w:ins w:id="1557" w:author="Daniel Engels" w:date="2018-06-09T10:30:00Z">
        <w:r w:rsidR="003F7B3E">
          <w:t xml:space="preserve"> THIS IS A COULD WOULDA SHOULDA LIST. BE DEFINITIVE. EG HEATMAPS </w:t>
        </w:r>
      </w:ins>
      <w:ins w:id="1558" w:author="Daniel Engels" w:date="2018-06-09T10:32:00Z">
        <w:r w:rsidR="003F7B3E">
          <w:t>ARE NOT APPROPRIATE TO</w:t>
        </w:r>
      </w:ins>
      <w:ins w:id="1559" w:author="Daniel Engels" w:date="2018-06-09T10:30:00Z">
        <w:r w:rsidR="003F7B3E">
          <w:t xml:space="preserve"> REPRESENT EXTREME VALUES.</w:t>
        </w:r>
      </w:ins>
      <w:ins w:id="1560" w:author="Daniel Engels" w:date="2018-06-09T10:32:00Z">
        <w:r w:rsidR="003F7B3E">
          <w:t xml:space="preserve">  THEY ARE APPROPRIATE TO REPRESENT THE AVERAGE VALUES OVER THE AREA.</w:t>
        </w:r>
      </w:ins>
    </w:p>
    <w:p w14:paraId="0D073EBF" w14:textId="77777777" w:rsidR="00891005" w:rsidRPr="0056452D" w:rsidDel="00455A7A" w:rsidRDefault="00891005">
      <w:pPr>
        <w:ind w:firstLine="0"/>
        <w:rPr>
          <w:ins w:id="1561" w:author="Lauren Darr" w:date="2018-04-08T07:20:00Z"/>
          <w:del w:id="1562" w:author="Crowder, Michael" w:date="2018-05-18T15:29:00Z"/>
        </w:rPr>
        <w:pPrChange w:id="1563" w:author="Crowder, Michael" w:date="2018-05-13T12:33:00Z">
          <w:pPr>
            <w:pStyle w:val="heading20"/>
          </w:pPr>
        </w:pPrChange>
      </w:pPr>
    </w:p>
    <w:p w14:paraId="69FEDC02" w14:textId="77777777" w:rsidR="00F539EB" w:rsidRDefault="00F539EB" w:rsidP="00F539EB">
      <w:pPr>
        <w:pStyle w:val="heading20"/>
        <w:rPr>
          <w:ins w:id="1564" w:author="Lauren Darr" w:date="2018-04-08T07:46:00Z"/>
        </w:rPr>
      </w:pPr>
      <w:ins w:id="1565" w:author="Lauren Darr" w:date="2018-04-08T07:20:00Z">
        <w:r>
          <w:t>3</w:t>
        </w:r>
        <w:r w:rsidRPr="009A3755">
          <w:t>.</w:t>
        </w:r>
        <w:r>
          <w:t>2</w:t>
        </w:r>
        <w:r w:rsidRPr="009A3755">
          <w:t xml:space="preserve">   </w:t>
        </w:r>
        <w:r>
          <w:t xml:space="preserve">Burglary </w:t>
        </w:r>
      </w:ins>
      <w:ins w:id="1566" w:author="Lauren Darr" w:date="2018-04-08T07:21:00Z">
        <w:r>
          <w:t>mapped by zip code</w:t>
        </w:r>
      </w:ins>
    </w:p>
    <w:p w14:paraId="714B2286" w14:textId="77777777" w:rsidR="00EB2658" w:rsidRDefault="00EB2658" w:rsidP="00EB2658">
      <w:pPr>
        <w:pStyle w:val="p1a"/>
        <w:rPr>
          <w:ins w:id="1567" w:author="Lauren Darr" w:date="2018-04-08T07:46:00Z"/>
        </w:rPr>
      </w:pPr>
      <w:ins w:id="1568" w:author="Lauren Darr" w:date="2018-04-08T07:46:00Z">
        <w:r>
          <w:t>Why it is important to map by zip code.</w:t>
        </w:r>
      </w:ins>
    </w:p>
    <w:p w14:paraId="6A785ACD" w14:textId="77777777" w:rsidR="00EB2658" w:rsidRPr="00AD4CA3" w:rsidRDefault="00EB2658">
      <w:pPr>
        <w:ind w:firstLine="0"/>
        <w:rPr>
          <w:ins w:id="1569" w:author="Lauren Darr" w:date="2018-04-08T07:21:00Z"/>
        </w:rPr>
        <w:pPrChange w:id="1570" w:author="Lauren Darr" w:date="2018-04-08T07:46:00Z">
          <w:pPr>
            <w:pStyle w:val="heading20"/>
          </w:pPr>
        </w:pPrChange>
      </w:pPr>
      <w:ins w:id="1571" w:author="Lauren Darr" w:date="2018-04-08T07:46:00Z">
        <w:r>
          <w:t>Why zip code helps with understanding spatial pattern.</w:t>
        </w:r>
      </w:ins>
    </w:p>
    <w:p w14:paraId="26404882" w14:textId="77777777" w:rsidR="00F539EB" w:rsidRDefault="00F539EB" w:rsidP="00F539EB">
      <w:pPr>
        <w:pStyle w:val="heading20"/>
        <w:rPr>
          <w:ins w:id="1572" w:author="Lauren Darr" w:date="2018-04-08T07:21:00Z"/>
        </w:rPr>
      </w:pPr>
      <w:ins w:id="1573" w:author="Lauren Darr" w:date="2018-04-08T07:21:00Z">
        <w:r>
          <w:t>3.3</w:t>
        </w:r>
        <w:r w:rsidRPr="009A3755">
          <w:t xml:space="preserve">   </w:t>
        </w:r>
        <w:r>
          <w:t>Burglary mapped by zip code and year</w:t>
        </w:r>
      </w:ins>
    </w:p>
    <w:p w14:paraId="0B2A7B7F" w14:textId="77777777" w:rsidR="00F539EB" w:rsidRDefault="00EB2658" w:rsidP="00F539EB">
      <w:pPr>
        <w:pStyle w:val="p1a"/>
        <w:rPr>
          <w:ins w:id="1574" w:author="Lauren Darr" w:date="2018-04-08T07:47:00Z"/>
        </w:rPr>
      </w:pPr>
      <w:ins w:id="1575" w:author="Lauren Darr" w:date="2018-04-08T07:47:00Z">
        <w:r>
          <w:t xml:space="preserve">Can we visually see a difference in the pattern of burglary around Dallas from year to year? </w:t>
        </w:r>
      </w:ins>
    </w:p>
    <w:p w14:paraId="77D0698F" w14:textId="77777777" w:rsidR="00EB2658" w:rsidRDefault="00EB2658" w:rsidP="00EB2658">
      <w:pPr>
        <w:ind w:firstLine="0"/>
        <w:rPr>
          <w:ins w:id="1576" w:author="Lauren Darr" w:date="2018-04-08T07:47:00Z"/>
        </w:rPr>
      </w:pPr>
      <w:ins w:id="1577" w:author="Lauren Darr" w:date="2018-04-08T07:47:00Z">
        <w:r>
          <w:t>What are the pitfalls?</w:t>
        </w:r>
      </w:ins>
    </w:p>
    <w:p w14:paraId="116E9C85" w14:textId="77777777" w:rsidR="00EB2658" w:rsidRPr="00AD4CA3" w:rsidRDefault="00EB2658">
      <w:pPr>
        <w:ind w:firstLine="0"/>
        <w:rPr>
          <w:ins w:id="1578" w:author="Lauren Darr" w:date="2018-04-08T07:20:00Z"/>
        </w:rPr>
        <w:pPrChange w:id="1579" w:author="Lauren Darr" w:date="2018-04-08T07:47:00Z">
          <w:pPr>
            <w:pStyle w:val="heading20"/>
          </w:pPr>
        </w:pPrChange>
      </w:pPr>
      <w:ins w:id="1580" w:author="Lauren Darr" w:date="2018-04-08T07:47:00Z">
        <w:r>
          <w:t xml:space="preserve">If there </w:t>
        </w:r>
      </w:ins>
      <w:ins w:id="1581" w:author="Lauren Darr" w:date="2018-04-08T07:48:00Z">
        <w:r>
          <w:t>appear to be trends from year to year what could be done next to hone in on pattern changes? (bar graph?)</w:t>
        </w:r>
      </w:ins>
    </w:p>
    <w:p w14:paraId="5B7760AC" w14:textId="77777777" w:rsidR="00F539EB" w:rsidRPr="007249AD" w:rsidRDefault="00F539EB">
      <w:pPr>
        <w:pStyle w:val="p1a"/>
        <w:rPr>
          <w:ins w:id="1582" w:author="Lauren Darr" w:date="2018-04-08T07:19:00Z"/>
        </w:rPr>
        <w:pPrChange w:id="1583" w:author="Lauren Darr" w:date="2018-04-08T07:20:00Z">
          <w:pPr>
            <w:pStyle w:val="heading20"/>
          </w:pPr>
        </w:pPrChange>
      </w:pPr>
    </w:p>
    <w:p w14:paraId="0DC495D5" w14:textId="77777777" w:rsidR="00E20027" w:rsidRPr="007249AD" w:rsidRDefault="00E20027">
      <w:pPr>
        <w:pStyle w:val="p1a"/>
        <w:pPrChange w:id="1584" w:author="Lauren Darr" w:date="2018-04-08T07:19:00Z">
          <w:pPr>
            <w:pStyle w:val="heading10"/>
            <w:outlineLvl w:val="0"/>
          </w:pPr>
        </w:pPrChange>
      </w:pPr>
    </w:p>
    <w:p w14:paraId="49B4BCB5" w14:textId="77777777" w:rsidR="009B1D59" w:rsidDel="00A1766B" w:rsidRDefault="009B1D59" w:rsidP="003E1437">
      <w:pPr>
        <w:pStyle w:val="p1a"/>
        <w:outlineLvl w:val="0"/>
        <w:rPr>
          <w:del w:id="1585" w:author="Crowder, Michael" w:date="2018-03-14T18:32:00Z"/>
        </w:rPr>
      </w:pPr>
      <w:del w:id="1586" w:author="Crowder, Michael" w:date="2018-03-14T18:32:00Z">
        <w:r w:rsidDel="00A1766B">
          <w:lastRenderedPageBreak/>
          <w:delText>The online version of the volume will be available in LNCS Online. Members of institutes subscribing to the Lecture Notes in Computer Science series have access to all the pdfs of all the online publications. Non-subscribers can only read as far as the abstracts. If they try to go beyond this point, they are automatically asked, whether th</w:delText>
        </w:r>
        <w:r w:rsidR="008A0799" w:rsidDel="00A1766B">
          <w:delText>ey would like to order the pdf, and are given instructions as to how to do so.</w:delText>
        </w:r>
      </w:del>
    </w:p>
    <w:p w14:paraId="35B84BAA" w14:textId="77777777" w:rsidR="009B1D59" w:rsidRDefault="007131A7" w:rsidP="003E1437">
      <w:pPr>
        <w:pStyle w:val="heading10"/>
        <w:outlineLvl w:val="0"/>
      </w:pPr>
      <w:r>
        <w:t>4</w:t>
      </w:r>
      <w:r w:rsidR="009B1D59" w:rsidRPr="009A3755">
        <w:t xml:space="preserve">   </w:t>
      </w:r>
      <w:ins w:id="1587" w:author="Lauren Darr" w:date="2018-03-13T14:04:00Z">
        <w:r w:rsidR="00A0484B">
          <w:t>Ethical Considerations</w:t>
        </w:r>
      </w:ins>
      <w:del w:id="1588" w:author="Lauren Darr" w:date="2018-03-13T14:04:00Z">
        <w:r w:rsidR="009B1D59" w:rsidDel="00A0484B">
          <w:delText>BibTeX Entries</w:delText>
        </w:r>
      </w:del>
    </w:p>
    <w:p w14:paraId="6AB5F987" w14:textId="77777777" w:rsidR="00717D8A" w:rsidRDefault="00717D8A" w:rsidP="009B1D59">
      <w:pPr>
        <w:pStyle w:val="p1a"/>
        <w:rPr>
          <w:ins w:id="1589" w:author="Daniel Engels" w:date="2018-06-09T10:24:00Z"/>
        </w:rPr>
      </w:pPr>
      <w:ins w:id="1590" w:author="Daniel Engels" w:date="2018-06-09T10:24:00Z">
        <w:r>
          <w:t xml:space="preserve">NEED TO MAKE YOUR ETHICAL CONSIDERATIONS CLEARLY STATED AS ETHICAL ISSUES.  YOU STATE SOME POSSIBLE NEGATIVES BUT NOT CLEAR WHY THEY ARE ETHICALLY RELATED. </w:t>
        </w:r>
      </w:ins>
    </w:p>
    <w:p w14:paraId="154944CB" w14:textId="428E5DEC" w:rsidR="00F52D2A" w:rsidRDefault="009B1D59" w:rsidP="009B1D59">
      <w:pPr>
        <w:pStyle w:val="p1a"/>
        <w:rPr>
          <w:ins w:id="1591" w:author="Daniel Engels" w:date="2018-06-09T10:14:00Z"/>
        </w:rPr>
      </w:pPr>
      <w:del w:id="1592" w:author="Crowder, Michael" w:date="2018-03-14T18:15:00Z">
        <w:r w:rsidDel="00086731">
          <w:delText xml:space="preserve">The correct BibTeX entries for the Lecture Notes in Computer Science volumes can be found at the following Website shortly after the publication of the book: </w:delText>
        </w:r>
        <w:r w:rsidDel="00086731">
          <w:fldChar w:fldCharType="begin"/>
        </w:r>
        <w:r w:rsidDel="00086731">
          <w:delInstrText xml:space="preserve"> HYPERLINK "http://www.informatik.uni-trier.de/~ley/db/journals/lncs.html" </w:delInstrText>
        </w:r>
        <w:r w:rsidDel="00086731">
          <w:fldChar w:fldCharType="separate"/>
        </w:r>
        <w:r w:rsidRPr="007958FD" w:rsidDel="00086731">
          <w:rPr>
            <w:rStyle w:val="Hyperlink"/>
          </w:rPr>
          <w:delText>http://www.informatik.uni-trier.de/~ley/db/journals/lncs.html</w:delText>
        </w:r>
        <w:r w:rsidDel="00086731">
          <w:fldChar w:fldCharType="end"/>
        </w:r>
      </w:del>
      <w:ins w:id="1593" w:author="Crowder, Michael" w:date="2018-03-14T18:15:00Z">
        <w:r w:rsidR="00086731">
          <w:t xml:space="preserve">The dataset we use in this paper contains the names and addresses of </w:t>
        </w:r>
      </w:ins>
      <w:ins w:id="1594" w:author="Crowder, Michael" w:date="2018-03-14T18:18:00Z">
        <w:r w:rsidR="00086731">
          <w:t>complainants</w:t>
        </w:r>
      </w:ins>
      <w:ins w:id="1595" w:author="Crowder, Michael" w:date="2018-03-14T18:15:00Z">
        <w:r w:rsidR="00086731">
          <w:t xml:space="preserve"> of the burglaries displayed in this research. We did not map out the addresses of the complainants of the burglaries, there was no reason to do so. </w:t>
        </w:r>
      </w:ins>
      <w:ins w:id="1596" w:author="Daniel Engels" w:date="2018-06-09T10:16:00Z">
        <w:r w:rsidR="00F52D2A">
          <w:t>WHY IS THIS ETHICALLY RELATED? MAKE THE CONNECTION EXPLICIT. THIS IS ALSO A DIFFERENT TOPIC THAN THE SENTENCES THAT FOLLOW.</w:t>
        </w:r>
      </w:ins>
      <w:moveFromRangeStart w:id="1597" w:author="Daniel Engels" w:date="2018-06-09T10:15:00Z" w:name="move516302644"/>
      <w:moveFrom w:id="1598" w:author="Daniel Engels" w:date="2018-06-09T10:15:00Z">
        <w:ins w:id="1599" w:author="Crowder, Michael" w:date="2018-03-14T18:15:00Z">
          <w:r w:rsidR="00086731" w:rsidDel="00F52D2A">
            <w:t>The practice</w:t>
          </w:r>
        </w:ins>
        <w:ins w:id="1600" w:author="Crowder, Michael" w:date="2018-03-14T20:01:00Z">
          <w:r w:rsidR="0076154F" w:rsidDel="00F52D2A">
            <w:t xml:space="preserve"> of including the name and address of the complainant</w:t>
          </w:r>
        </w:ins>
        <w:ins w:id="1601" w:author="Crowder, Michael" w:date="2018-03-14T18:15:00Z">
          <w:r w:rsidR="00086731" w:rsidDel="00F52D2A">
            <w:t xml:space="preserve"> is actually very common</w:t>
          </w:r>
        </w:ins>
        <w:ins w:id="1602" w:author="Crowder, Michael" w:date="2018-03-14T18:18:00Z">
          <w:r w:rsidR="00086731" w:rsidDel="00F52D2A">
            <w:t xml:space="preserve"> in public safety open datasets. </w:t>
          </w:r>
        </w:ins>
      </w:moveFrom>
      <w:moveFromRangeEnd w:id="1597"/>
    </w:p>
    <w:p w14:paraId="1AEEEB9F" w14:textId="77777777" w:rsidR="00F52D2A" w:rsidRDefault="00D0319C" w:rsidP="00F52D2A">
      <w:pPr>
        <w:pStyle w:val="p1a"/>
        <w:ind w:firstLine="270"/>
        <w:rPr>
          <w:ins w:id="1603" w:author="Daniel Engels" w:date="2018-06-09T10:15:00Z"/>
        </w:rPr>
        <w:pPrChange w:id="1604" w:author="Daniel Engels" w:date="2018-06-09T10:15:00Z">
          <w:pPr>
            <w:pStyle w:val="p1a"/>
          </w:pPr>
        </w:pPrChange>
      </w:pPr>
      <w:ins w:id="1605" w:author="Crowder, Michael" w:date="2018-03-14T18:26:00Z">
        <w:r>
          <w:t xml:space="preserve">Unwarranted publication of personal addresses could pose a threat to those that report crimes. </w:t>
        </w:r>
      </w:ins>
      <w:moveToRangeStart w:id="1606" w:author="Daniel Engels" w:date="2018-06-09T10:15:00Z" w:name="move516302644"/>
      <w:moveTo w:id="1607" w:author="Daniel Engels" w:date="2018-06-09T10:15:00Z">
        <w:r w:rsidR="00F52D2A">
          <w:t xml:space="preserve">The practice of including the name and address of the complainant is actually very common in public safety open datasets. </w:t>
        </w:r>
      </w:moveTo>
      <w:moveToRangeEnd w:id="1606"/>
      <w:ins w:id="1608" w:author="Daniel Engels" w:date="2018-06-09T10:15:00Z">
        <w:r w:rsidR="00F52D2A">
          <w:t>EXPAND ON THIS</w:t>
        </w:r>
      </w:ins>
    </w:p>
    <w:p w14:paraId="7A3B7F69" w14:textId="73E7A060" w:rsidR="009B1D59" w:rsidDel="00F52D2A" w:rsidRDefault="00D0319C" w:rsidP="00F52D2A">
      <w:pPr>
        <w:pStyle w:val="p1a"/>
        <w:ind w:firstLine="270"/>
        <w:rPr>
          <w:ins w:id="1609" w:author="Crowder, Michael" w:date="2018-03-14T18:33:00Z"/>
          <w:del w:id="1610" w:author="Daniel Engels" w:date="2018-06-09T10:15:00Z"/>
        </w:rPr>
        <w:pPrChange w:id="1611" w:author="Daniel Engels" w:date="2018-06-09T10:15:00Z">
          <w:pPr>
            <w:pStyle w:val="p1a"/>
          </w:pPr>
        </w:pPrChange>
      </w:pPr>
      <w:ins w:id="1612" w:author="Crowder, Michael" w:date="2018-03-14T18:26:00Z">
        <w:r>
          <w:t xml:space="preserve">There also inlies the possibility of businesses scraping the data of </w:t>
        </w:r>
      </w:ins>
      <w:ins w:id="1613" w:author="Crowder, Michael" w:date="2018-03-14T18:28:00Z">
        <w:r>
          <w:t>complainants</w:t>
        </w:r>
      </w:ins>
      <w:ins w:id="1614" w:author="Crowder, Michael" w:date="2018-03-14T18:26:00Z">
        <w:r>
          <w:t xml:space="preserve"> to target advertisements and products in what could be a sensitive time for the </w:t>
        </w:r>
      </w:ins>
      <w:ins w:id="1615" w:author="Crowder, Michael" w:date="2018-03-14T18:28:00Z">
        <w:r>
          <w:t>complainant</w:t>
        </w:r>
      </w:ins>
      <w:ins w:id="1616" w:author="Crowder, Michael" w:date="2018-03-14T18:26:00Z">
        <w:r>
          <w:t xml:space="preserve">. </w:t>
        </w:r>
      </w:ins>
      <w:ins w:id="1617" w:author="Daniel Engels" w:date="2018-06-09T10:17:00Z">
        <w:r w:rsidR="00F52D2A">
          <w:t>WHY IS THIS AN ETHICAL PROBLEM. DON’T FORCE THE READER TO COME UP WITH SOME RANDOM REASON ON THEIR OWN. YOU MUST MAKE THE ETHICAL CONNECTION BY CLEARLY STATING IT.</w:t>
        </w:r>
      </w:ins>
    </w:p>
    <w:p w14:paraId="5793EA5C" w14:textId="77777777" w:rsidR="00A1766B" w:rsidRDefault="00A1766B" w:rsidP="00F52D2A">
      <w:pPr>
        <w:pStyle w:val="p1a"/>
        <w:ind w:firstLine="270"/>
        <w:rPr>
          <w:ins w:id="1618" w:author="Crowder, Michael" w:date="2018-03-14T18:33:00Z"/>
        </w:rPr>
        <w:pPrChange w:id="1619" w:author="Daniel Engels" w:date="2018-06-09T10:15:00Z">
          <w:pPr>
            <w:pStyle w:val="p1a"/>
          </w:pPr>
        </w:pPrChange>
      </w:pPr>
    </w:p>
    <w:p w14:paraId="6092B824" w14:textId="663DA0CD" w:rsidR="00A1766B" w:rsidDel="00F52D2A" w:rsidRDefault="00A1766B" w:rsidP="00F52D2A">
      <w:pPr>
        <w:ind w:firstLine="270"/>
        <w:rPr>
          <w:ins w:id="1620" w:author="Crowder, Michael" w:date="2018-03-14T18:44:00Z"/>
          <w:del w:id="1621" w:author="Daniel Engels" w:date="2018-06-09T10:15:00Z"/>
        </w:rPr>
        <w:pPrChange w:id="1622" w:author="Daniel Engels" w:date="2018-06-09T10:15:00Z">
          <w:pPr>
            <w:pStyle w:val="p1a"/>
          </w:pPr>
        </w:pPrChange>
      </w:pPr>
      <w:ins w:id="1623" w:author="Crowder, Michael" w:date="2018-03-14T18:33:00Z">
        <w:r>
          <w:t xml:space="preserve">The </w:t>
        </w:r>
      </w:ins>
      <w:ins w:id="1624" w:author="Crowder, Michael" w:date="2018-03-14T18:35:00Z">
        <w:r>
          <w:t xml:space="preserve">“Incident Address” in our data is the address where an incident occurred. There </w:t>
        </w:r>
      </w:ins>
      <w:ins w:id="1625" w:author="Crowder, Michael" w:date="2018-03-14T18:40:00Z">
        <w:r w:rsidR="00D70088">
          <w:t>exist</w:t>
        </w:r>
      </w:ins>
      <w:ins w:id="1626" w:author="Crowder, Michael" w:date="2018-03-14T18:35:00Z">
        <w:r>
          <w:t xml:space="preserve"> many possible ways in which data can be displayed on maps. Heat maps present </w:t>
        </w:r>
      </w:ins>
      <w:ins w:id="1627" w:author="Crowder, Michael" w:date="2018-03-14T18:37:00Z">
        <w:r>
          <w:t>opportunities</w:t>
        </w:r>
      </w:ins>
      <w:ins w:id="1628" w:author="Crowder, Michael" w:date="2018-03-14T18:35:00Z">
        <w:r>
          <w:t xml:space="preserve"> </w:t>
        </w:r>
      </w:ins>
      <w:ins w:id="1629" w:author="Crowder, Michael" w:date="2018-03-14T18:37:00Z">
        <w:r>
          <w:t>to adjust density</w:t>
        </w:r>
        <w:r w:rsidR="00D70088">
          <w:t xml:space="preserve"> in order to </w:t>
        </w:r>
      </w:ins>
      <w:ins w:id="1630" w:author="Crowder, Michael" w:date="2018-03-14T18:44:00Z">
        <w:r w:rsidR="00D70088">
          <w:t>magnify</w:t>
        </w:r>
      </w:ins>
      <w:ins w:id="1631" w:author="Crowder, Michael" w:date="2018-03-14T18:37:00Z">
        <w:r w:rsidR="00D70088">
          <w:t xml:space="preserve"> the visualization of incident location. This could cause the potential for an area to appear to have more activity than it actually does.</w:t>
        </w:r>
      </w:ins>
      <w:ins w:id="1632" w:author="Daniel Engels" w:date="2018-06-09T10:21:00Z">
        <w:r w:rsidR="00717D8A">
          <w:t xml:space="preserve"> WHY IS THIS AN ETHICAL PROBLEM?</w:t>
        </w:r>
      </w:ins>
      <w:ins w:id="1633" w:author="Crowder, Michael" w:date="2018-03-14T18:37:00Z">
        <w:r w:rsidR="00D70088">
          <w:t xml:space="preserve"> If a user of the geovisual tool is </w:t>
        </w:r>
      </w:ins>
      <w:ins w:id="1634" w:author="Crowder, Michael" w:date="2018-03-14T18:38:00Z">
        <w:r w:rsidR="00D70088">
          <w:t>looking</w:t>
        </w:r>
      </w:ins>
      <w:ins w:id="1635" w:author="Crowder, Michael" w:date="2018-03-14T18:37:00Z">
        <w:r w:rsidR="00D70088">
          <w:t xml:space="preserve"> </w:t>
        </w:r>
      </w:ins>
      <w:ins w:id="1636" w:author="Crowder, Michael" w:date="2018-03-14T18:38:00Z">
        <w:r w:rsidR="00D70088">
          <w:t xml:space="preserve">at say crime in an area they are considering purchasing a house, or a user is looking for a place to </w:t>
        </w:r>
        <w:del w:id="1637" w:author="Daniel Engels" w:date="2018-06-09T10:22:00Z">
          <w:r w:rsidR="00D70088" w:rsidDel="00717D8A">
            <w:delText>place</w:delText>
          </w:r>
        </w:del>
      </w:ins>
      <w:ins w:id="1638" w:author="Daniel Engels" w:date="2018-06-09T10:22:00Z">
        <w:r w:rsidR="00717D8A">
          <w:t>open</w:t>
        </w:r>
      </w:ins>
      <w:ins w:id="1639" w:author="Crowder, Michael" w:date="2018-03-14T18:38:00Z">
        <w:r w:rsidR="00D70088">
          <w:t xml:space="preserve"> a business the density on the heat map could turn that user away from an otherwise safe area.</w:t>
        </w:r>
      </w:ins>
      <w:ins w:id="1640" w:author="Daniel Engels" w:date="2018-06-09T10:22:00Z">
        <w:r w:rsidR="00717D8A">
          <w:t xml:space="preserve"> SAFE IS A RELATIVE TERM. SO WHY IS THIS AN ETHICAL ISSUE? MAKE THE ETHICAL ISSUE CLEAR </w:t>
        </w:r>
      </w:ins>
      <w:ins w:id="1641" w:author="Daniel Engels" w:date="2018-06-09T10:23:00Z">
        <w:r w:rsidR="00717D8A">
          <w:t>–</w:t>
        </w:r>
      </w:ins>
      <w:ins w:id="1642" w:author="Daniel Engels" w:date="2018-06-09T10:22:00Z">
        <w:r w:rsidR="00717D8A">
          <w:t xml:space="preserve"> STATE </w:t>
        </w:r>
      </w:ins>
      <w:ins w:id="1643" w:author="Daniel Engels" w:date="2018-06-09T10:23:00Z">
        <w:r w:rsidR="00717D8A">
          <w:t>IT CLEARLY AS AN ETHICAL ISSUE.</w:t>
        </w:r>
      </w:ins>
    </w:p>
    <w:p w14:paraId="77AF2C6B" w14:textId="77777777" w:rsidR="00D70088" w:rsidRDefault="00D70088" w:rsidP="00F52D2A">
      <w:pPr>
        <w:ind w:firstLine="270"/>
        <w:rPr>
          <w:ins w:id="1644" w:author="Crowder, Michael" w:date="2018-03-14T18:44:00Z"/>
        </w:rPr>
        <w:pPrChange w:id="1645" w:author="Daniel Engels" w:date="2018-06-09T10:15:00Z">
          <w:pPr>
            <w:pStyle w:val="p1a"/>
          </w:pPr>
        </w:pPrChange>
      </w:pPr>
    </w:p>
    <w:p w14:paraId="164801EE" w14:textId="77777777" w:rsidR="00D70088" w:rsidDel="00F52D2A" w:rsidRDefault="00D70088" w:rsidP="00F52D2A">
      <w:pPr>
        <w:ind w:firstLine="270"/>
        <w:rPr>
          <w:ins w:id="1646" w:author="Crowder, Michael" w:date="2018-03-14T18:49:00Z"/>
          <w:del w:id="1647" w:author="Daniel Engels" w:date="2018-06-09T10:15:00Z"/>
        </w:rPr>
        <w:pPrChange w:id="1648" w:author="Daniel Engels" w:date="2018-06-09T10:15:00Z">
          <w:pPr>
            <w:pStyle w:val="p1a"/>
          </w:pPr>
        </w:pPrChange>
      </w:pPr>
      <w:commentRangeStart w:id="1649"/>
      <w:ins w:id="1650" w:author="Crowder, Michael" w:date="2018-03-14T18:44:00Z">
        <w:r>
          <w:t>Those</w:t>
        </w:r>
        <w:r w:rsidR="0026524B">
          <w:t xml:space="preserve"> </w:t>
        </w:r>
      </w:ins>
      <w:commentRangeEnd w:id="1649"/>
      <w:r w:rsidR="00F52D2A">
        <w:rPr>
          <w:rStyle w:val="CommentReference"/>
        </w:rPr>
        <w:commentReference w:id="1649"/>
      </w:r>
      <w:ins w:id="1651" w:author="Crowder, Michael" w:date="2018-03-14T18:44:00Z">
        <w:r w:rsidR="0026524B">
          <w:t>preparing geovisualization</w:t>
        </w:r>
        <w:r>
          <w:t xml:space="preserve"> for novice users should take into account potential </w:t>
        </w:r>
      </w:ins>
      <w:ins w:id="1652" w:author="Crowder, Michael" w:date="2018-03-14T18:49:00Z">
        <w:r w:rsidR="009D5369">
          <w:t>considerations</w:t>
        </w:r>
      </w:ins>
      <w:ins w:id="1653" w:author="Crowder, Michael" w:date="2018-03-14T18:44:00Z">
        <w:r>
          <w:t xml:space="preserve"> on how the </w:t>
        </w:r>
      </w:ins>
      <w:ins w:id="1654" w:author="Crowder, Michael" w:date="2018-03-14T18:45:00Z">
        <w:r>
          <w:t>visualization</w:t>
        </w:r>
      </w:ins>
      <w:ins w:id="1655" w:author="Crowder, Michael" w:date="2018-03-14T18:44:00Z">
        <w:r>
          <w:t xml:space="preserve"> </w:t>
        </w:r>
      </w:ins>
      <w:ins w:id="1656" w:author="Crowder, Michael" w:date="2018-03-14T18:45:00Z">
        <w:r>
          <w:t xml:space="preserve">could </w:t>
        </w:r>
      </w:ins>
      <w:ins w:id="1657" w:author="Crowder, Michael" w:date="2018-03-14T18:49:00Z">
        <w:r w:rsidR="009D5369">
          <w:t>affect</w:t>
        </w:r>
      </w:ins>
      <w:ins w:id="1658" w:author="Crowder, Michael" w:date="2018-03-14T18:46:00Z">
        <w:r>
          <w:t xml:space="preserve"> an individual party, or a community as a whole. A famous case of geovisualization in journalism </w:t>
        </w:r>
      </w:ins>
      <w:ins w:id="1659" w:author="Crowder, Michael" w:date="2018-03-14T18:47:00Z">
        <w:r>
          <w:t>occurred</w:t>
        </w:r>
      </w:ins>
      <w:ins w:id="1660" w:author="Crowder, Michael" w:date="2018-03-14T18:46:00Z">
        <w:r>
          <w:t xml:space="preserve"> </w:t>
        </w:r>
      </w:ins>
      <w:ins w:id="1661" w:author="Crowder, Michael" w:date="2018-03-14T18:47:00Z">
        <w:r>
          <w:t xml:space="preserve">in </w:t>
        </w:r>
        <w:r w:rsidR="009D5369">
          <w:t xml:space="preserve">2012 just months after the Sandy Hook Elementary shooting. The publication published three online maps that </w:t>
        </w:r>
      </w:ins>
      <w:ins w:id="1662" w:author="Crowder, Michael" w:date="2018-03-14T18:48:00Z">
        <w:r w:rsidR="009D5369">
          <w:t>contained</w:t>
        </w:r>
      </w:ins>
      <w:ins w:id="1663" w:author="Crowder, Michael" w:date="2018-03-14T18:47:00Z">
        <w:r w:rsidR="009D5369">
          <w:t xml:space="preserve"> a </w:t>
        </w:r>
      </w:ins>
      <w:ins w:id="1664" w:author="Crowder, Michael" w:date="2018-03-14T18:49:00Z">
        <w:r w:rsidR="009D5369">
          <w:t>two-</w:t>
        </w:r>
      </w:ins>
      <w:ins w:id="1665" w:author="Crowder, Michael" w:date="2018-03-14T19:10:00Z">
        <w:r w:rsidR="00EA271E">
          <w:t>county</w:t>
        </w:r>
      </w:ins>
      <w:ins w:id="1666" w:author="Crowder, Michael" w:date="2018-03-14T18:47:00Z">
        <w:r w:rsidR="009D5369">
          <w:t xml:space="preserve"> area with the names and addresses of those that were permit holders. </w:t>
        </w:r>
      </w:ins>
    </w:p>
    <w:p w14:paraId="637EC114" w14:textId="77777777" w:rsidR="009D5369" w:rsidRDefault="009D5369" w:rsidP="00F52D2A">
      <w:pPr>
        <w:ind w:firstLine="270"/>
        <w:rPr>
          <w:ins w:id="1667" w:author="Crowder, Michael" w:date="2018-03-14T18:49:00Z"/>
        </w:rPr>
        <w:pPrChange w:id="1668" w:author="Daniel Engels" w:date="2018-06-09T10:15:00Z">
          <w:pPr>
            <w:pStyle w:val="p1a"/>
          </w:pPr>
        </w:pPrChange>
      </w:pPr>
    </w:p>
    <w:p w14:paraId="10C21042" w14:textId="77777777" w:rsidR="009D5369" w:rsidRPr="008574ED" w:rsidRDefault="009D5369" w:rsidP="00F52D2A">
      <w:pPr>
        <w:ind w:firstLine="270"/>
        <w:pPrChange w:id="1669" w:author="Daniel Engels" w:date="2018-06-09T10:15:00Z">
          <w:pPr>
            <w:pStyle w:val="p1a"/>
          </w:pPr>
        </w:pPrChange>
      </w:pPr>
      <w:commentRangeStart w:id="1670"/>
      <w:ins w:id="1671" w:author="Crowder, Michael" w:date="2018-03-14T18:50:00Z">
        <w:r>
          <w:t xml:space="preserve">Some </w:t>
        </w:r>
      </w:ins>
      <w:commentRangeEnd w:id="1670"/>
      <w:r w:rsidR="0065307A">
        <w:rPr>
          <w:rStyle w:val="CommentReference"/>
        </w:rPr>
        <w:commentReference w:id="1670"/>
      </w:r>
      <w:ins w:id="1672" w:author="Crowder, Michael" w:date="2018-03-14T18:50:00Z">
        <w:r>
          <w:t xml:space="preserve">ground-rules, or guidelines to consider </w:t>
        </w:r>
      </w:ins>
      <w:ins w:id="1673" w:author="Crowder, Michael" w:date="2018-03-14T18:51:00Z">
        <w:r>
          <w:t>when preparing a geovisualization for novice users would be to research data journalism guidelines.</w:t>
        </w:r>
      </w:ins>
      <w:ins w:id="1674" w:author="Crowder, Michael" w:date="2018-03-14T18:57:00Z">
        <w:r>
          <w:t xml:space="preserve"> Craig, Ketterer, and Yousuf, in their paper “To Post or Not </w:t>
        </w:r>
        <w:r w:rsidR="00B42B3E">
          <w:t>to Post: Online Discussion of Gun Permit Mapping and the Development of Ethical Standards in Data Journalism</w:t>
        </w:r>
      </w:ins>
      <w:ins w:id="1675" w:author="Crowder, Michael" w:date="2018-03-14T18:58:00Z">
        <w:r w:rsidR="008574ED">
          <w:t xml:space="preserve"> provides </w:t>
        </w:r>
      </w:ins>
      <w:ins w:id="1676" w:author="Crowder, Michael" w:date="2018-03-14T19:01:00Z">
        <w:r w:rsidR="008574ED">
          <w:t>some recommended frames</w:t>
        </w:r>
      </w:ins>
      <w:ins w:id="1677" w:author="Crowder, Michael" w:date="2018-03-14T18:58:00Z">
        <w:r w:rsidR="008574ED">
          <w:t xml:space="preserve"> when considering </w:t>
        </w:r>
      </w:ins>
      <w:ins w:id="1678" w:author="Crowder, Michael" w:date="2018-03-14T19:01:00Z">
        <w:r w:rsidR="008574ED">
          <w:t>publishing</w:t>
        </w:r>
      </w:ins>
      <w:ins w:id="1679" w:author="Crowder, Michael" w:date="2018-03-14T18:58:00Z">
        <w:r w:rsidR="008574ED">
          <w:t xml:space="preserve"> information that could raise ethical questions. </w:t>
        </w:r>
      </w:ins>
      <w:ins w:id="1680" w:author="Crowder, Michael" w:date="2018-03-14T19:00:00Z">
        <w:r w:rsidR="008574ED">
          <w:t xml:space="preserve">The first </w:t>
        </w:r>
      </w:ins>
      <w:ins w:id="1681" w:author="Crowder, Michael" w:date="2018-03-14T19:02:00Z">
        <w:r w:rsidR="008574ED">
          <w:t xml:space="preserve">is </w:t>
        </w:r>
      </w:ins>
      <w:ins w:id="1682" w:author="Crowder, Michael" w:date="2018-03-14T19:05:00Z">
        <w:r w:rsidR="008574ED">
          <w:rPr>
            <w:i/>
          </w:rPr>
          <w:t>f</w:t>
        </w:r>
      </w:ins>
      <w:ins w:id="1683" w:author="Crowder, Michael" w:date="2018-03-14T19:00:00Z">
        <w:r w:rsidR="008574ED" w:rsidRPr="008574ED">
          <w:rPr>
            <w:i/>
            <w:rPrChange w:id="1684" w:author="Crowder, Michael" w:date="2018-03-14T19:02:00Z">
              <w:rPr/>
            </w:rPrChange>
          </w:rPr>
          <w:t>reedom verus responsibility and journalistic purpose</w:t>
        </w:r>
      </w:ins>
      <w:ins w:id="1685" w:author="Crowder, Michael" w:date="2018-03-14T19:02:00Z">
        <w:r w:rsidR="008574ED">
          <w:t xml:space="preserve">, which purposes that data should not be posted only because its already in a public dataset. The second frame is </w:t>
        </w:r>
      </w:ins>
      <w:ins w:id="1686" w:author="Crowder, Michael" w:date="2018-03-14T19:05:00Z">
        <w:r w:rsidR="008574ED">
          <w:rPr>
            <w:i/>
          </w:rPr>
          <w:t>p</w:t>
        </w:r>
      </w:ins>
      <w:ins w:id="1687" w:author="Crowder, Michael" w:date="2018-03-14T19:02:00Z">
        <w:r w:rsidR="008574ED" w:rsidRPr="008574ED">
          <w:rPr>
            <w:i/>
            <w:rPrChange w:id="1688" w:author="Crowder, Michael" w:date="2018-03-14T19:03:00Z">
              <w:rPr/>
            </w:rPrChange>
          </w:rPr>
          <w:t>rivacy and verification</w:t>
        </w:r>
      </w:ins>
      <w:ins w:id="1689" w:author="Crowder, Michael" w:date="2018-03-14T19:03:00Z">
        <w:r w:rsidR="008574ED">
          <w:rPr>
            <w:i/>
          </w:rPr>
          <w:t xml:space="preserve">, </w:t>
        </w:r>
        <w:r w:rsidR="008574ED">
          <w:t xml:space="preserve">to attempt to measure the risks to a person’s private life. </w:t>
        </w:r>
      </w:ins>
      <w:ins w:id="1690" w:author="Crowder, Michael" w:date="2018-03-14T19:05:00Z">
        <w:r w:rsidR="008574ED">
          <w:t>Thirdly</w:t>
        </w:r>
      </w:ins>
      <w:ins w:id="1691" w:author="Crowder, Michael" w:date="2018-03-14T19:03:00Z">
        <w:r w:rsidR="008574ED">
          <w:t xml:space="preserve"> are </w:t>
        </w:r>
        <w:r w:rsidR="008574ED" w:rsidRPr="008574ED">
          <w:rPr>
            <w:i/>
            <w:rPrChange w:id="1692" w:author="Crowder, Michael" w:date="2018-03-14T19:06:00Z">
              <w:rPr/>
            </w:rPrChange>
          </w:rPr>
          <w:t>consequences</w:t>
        </w:r>
      </w:ins>
      <w:ins w:id="1693" w:author="Crowder, Michael" w:date="2018-03-14T19:05:00Z">
        <w:r w:rsidR="008574ED">
          <w:t xml:space="preserve"> to the </w:t>
        </w:r>
      </w:ins>
      <w:ins w:id="1694" w:author="Crowder, Michael" w:date="2018-03-14T19:06:00Z">
        <w:r w:rsidR="008574ED">
          <w:t>individual</w:t>
        </w:r>
      </w:ins>
      <w:ins w:id="1695" w:author="Crowder, Michael" w:date="2018-03-14T19:05:00Z">
        <w:r w:rsidR="008574ED">
          <w:t xml:space="preserve"> </w:t>
        </w:r>
      </w:ins>
      <w:ins w:id="1696" w:author="Crowder, Michael" w:date="2018-03-14T19:06:00Z">
        <w:r w:rsidR="008574ED">
          <w:t xml:space="preserve">if the information is wrong. </w:t>
        </w:r>
      </w:ins>
      <w:ins w:id="1697" w:author="Crowder, Michael" w:date="2018-03-14T19:07:00Z">
        <w:r w:rsidR="008574ED">
          <w:t>Finally,</w:t>
        </w:r>
      </w:ins>
      <w:ins w:id="1698" w:author="Crowder, Michael" w:date="2018-03-14T19:06:00Z">
        <w:r w:rsidR="008574ED">
          <w:t xml:space="preserve"> what </w:t>
        </w:r>
      </w:ins>
      <w:ins w:id="1699" w:author="Crowder, Michael" w:date="2018-03-14T19:07:00Z">
        <w:r w:rsidR="008574ED" w:rsidRPr="008574ED">
          <w:rPr>
            <w:i/>
            <w:rPrChange w:id="1700" w:author="Crowder, Michael" w:date="2018-03-14T19:07:00Z">
              <w:rPr/>
            </w:rPrChange>
          </w:rPr>
          <w:t>alternatives</w:t>
        </w:r>
      </w:ins>
      <w:ins w:id="1701" w:author="Crowder, Michael" w:date="2018-03-14T19:06:00Z">
        <w:r w:rsidR="008574ED">
          <w:t xml:space="preserve"> are available, such as showing trends or joining with other data to tell the same story</w:t>
        </w:r>
      </w:ins>
      <w:ins w:id="1702" w:author="Crowder, Michael" w:date="2018-03-14T19:07:00Z">
        <w:r w:rsidR="008574ED">
          <w:t xml:space="preserve"> [1</w:t>
        </w:r>
      </w:ins>
      <w:ins w:id="1703" w:author="Lauren Darr" w:date="2018-05-16T17:24:00Z">
        <w:r w:rsidR="00DA6794">
          <w:t>4</w:t>
        </w:r>
      </w:ins>
      <w:ins w:id="1704" w:author="Crowder, Michael" w:date="2018-03-14T19:07:00Z">
        <w:del w:id="1705" w:author="Lauren Darr" w:date="2018-05-16T17:24:00Z">
          <w:r w:rsidR="008574ED" w:rsidDel="00DA6794">
            <w:delText>8</w:delText>
          </w:r>
        </w:del>
        <w:r w:rsidR="008574ED">
          <w:t>]</w:t>
        </w:r>
      </w:ins>
      <w:ins w:id="1706" w:author="Crowder, Michael" w:date="2018-03-14T19:06:00Z">
        <w:r w:rsidR="008574ED">
          <w:t>.</w:t>
        </w:r>
      </w:ins>
    </w:p>
    <w:p w14:paraId="7FF66E58" w14:textId="77777777" w:rsidR="009B1D59" w:rsidDel="00DA5DD5" w:rsidRDefault="007131A7" w:rsidP="003E1437">
      <w:pPr>
        <w:pStyle w:val="heading10"/>
        <w:outlineLvl w:val="0"/>
        <w:rPr>
          <w:del w:id="1707" w:author="Crowder, Michael" w:date="2018-03-14T19:45:00Z"/>
        </w:rPr>
      </w:pPr>
      <w:del w:id="1708" w:author="Crowder, Michael" w:date="2018-03-14T19:45:00Z">
        <w:r w:rsidDel="00DA5DD5">
          <w:lastRenderedPageBreak/>
          <w:delText>5</w:delText>
        </w:r>
        <w:r w:rsidR="009B1D59" w:rsidRPr="009A3755" w:rsidDel="00DA5DD5">
          <w:delText xml:space="preserve">   </w:delText>
        </w:r>
      </w:del>
      <w:ins w:id="1709" w:author="Lauren Darr" w:date="2018-03-13T14:05:00Z">
        <w:del w:id="1710" w:author="Crowder, Michael" w:date="2018-03-14T19:45:00Z">
          <w:r w:rsidR="00A0484B" w:rsidDel="00DA5DD5">
            <w:delText>Deliverables</w:delText>
          </w:r>
        </w:del>
      </w:ins>
      <w:del w:id="1711" w:author="Crowder, Michael" w:date="2018-03-14T19:45:00Z">
        <w:r w:rsidR="009B1D59" w:rsidDel="00DA5DD5">
          <w:delText>Lecture Notes in Computer Science in the ISI SCI Expanded</w:delText>
        </w:r>
      </w:del>
    </w:p>
    <w:p w14:paraId="2BF412EB" w14:textId="77777777" w:rsidR="009F4136" w:rsidDel="00A1766B" w:rsidRDefault="009B1D59" w:rsidP="003E1437">
      <w:pPr>
        <w:pStyle w:val="p1a"/>
        <w:outlineLvl w:val="0"/>
        <w:rPr>
          <w:ins w:id="1712" w:author="Lauren Darr" w:date="2018-03-13T14:06:00Z"/>
          <w:del w:id="1713" w:author="Crowder, Michael" w:date="2018-03-14T18:32:00Z"/>
        </w:rPr>
      </w:pPr>
      <w:del w:id="1714" w:author="Crowder, Michael" w:date="2018-03-14T18:32:00Z">
        <w:r w:rsidDel="00A1766B">
          <w:delText>The Lecture Notes in Computer Science volumes are sent to ISI for inclusion in their Science Citation Index Expanded.</w:delText>
        </w:r>
      </w:del>
    </w:p>
    <w:p w14:paraId="4D86790B" w14:textId="77777777" w:rsidR="00A0484B" w:rsidDel="00DA5DD5" w:rsidRDefault="00A0484B">
      <w:pPr>
        <w:ind w:firstLine="0"/>
        <w:outlineLvl w:val="0"/>
        <w:rPr>
          <w:ins w:id="1715" w:author="Lauren Darr" w:date="2018-03-13T14:06:00Z"/>
          <w:del w:id="1716" w:author="Crowder, Michael" w:date="2018-03-14T19:45:00Z"/>
        </w:rPr>
        <w:pPrChange w:id="1717" w:author="Lauren Darr" w:date="2018-03-13T14:06:00Z">
          <w:pPr>
            <w:pStyle w:val="p1a"/>
          </w:pPr>
        </w:pPrChange>
      </w:pPr>
    </w:p>
    <w:p w14:paraId="3ADE7343" w14:textId="615E3ADB" w:rsidR="00A0484B" w:rsidRDefault="00A0484B" w:rsidP="003E1437">
      <w:pPr>
        <w:pStyle w:val="heading10"/>
        <w:outlineLvl w:val="0"/>
        <w:rPr>
          <w:ins w:id="1718" w:author="Lauren Darr" w:date="2018-03-13T14:06:00Z"/>
        </w:rPr>
      </w:pPr>
      <w:ins w:id="1719" w:author="Lauren Darr" w:date="2018-03-13T14:06:00Z">
        <w:r>
          <w:t>6</w:t>
        </w:r>
        <w:r w:rsidRPr="009A3755">
          <w:t xml:space="preserve">   </w:t>
        </w:r>
      </w:ins>
      <w:ins w:id="1720" w:author="Lauren Darr" w:date="2018-03-13T14:07:00Z">
        <w:r>
          <w:t>Conclusion</w:t>
        </w:r>
      </w:ins>
      <w:ins w:id="1721" w:author="Daniel Engels" w:date="2018-06-09T09:56:00Z">
        <w:r w:rsidR="00243200">
          <w:t>s</w:t>
        </w:r>
      </w:ins>
    </w:p>
    <w:p w14:paraId="02F8AA22" w14:textId="77777777" w:rsidR="00A0484B" w:rsidRPr="00F956D3" w:rsidRDefault="00A0484B">
      <w:pPr>
        <w:ind w:firstLine="0"/>
        <w:pPrChange w:id="1722" w:author="Lauren Darr" w:date="2018-03-13T14:06:00Z">
          <w:pPr>
            <w:pStyle w:val="p1a"/>
          </w:pPr>
        </w:pPrChange>
      </w:pPr>
    </w:p>
    <w:p w14:paraId="18A39732" w14:textId="77777777" w:rsidR="009F4136" w:rsidRDefault="009F4136" w:rsidP="009F4136">
      <w:pPr>
        <w:pStyle w:val="p1a"/>
      </w:pPr>
    </w:p>
    <w:p w14:paraId="56EC1F86" w14:textId="77777777" w:rsidR="009F4136" w:rsidRDefault="009F4136" w:rsidP="009F4136">
      <w:pPr>
        <w:pStyle w:val="p1a"/>
        <w:rPr>
          <w:ins w:id="1723" w:author="Lauren Darr" w:date="2018-03-13T14:06:00Z"/>
        </w:rPr>
      </w:pPr>
      <w:r w:rsidRPr="009F4136">
        <w:rPr>
          <w:rStyle w:val="heading3Zchn"/>
        </w:rPr>
        <w:t>Acknowledgments.</w:t>
      </w:r>
      <w:r>
        <w:t xml:space="preserve"> The heading should be treated as a 3</w:t>
      </w:r>
      <w:r w:rsidRPr="009F4136">
        <w:rPr>
          <w:vertAlign w:val="superscript"/>
        </w:rPr>
        <w:t>rd</w:t>
      </w:r>
      <w:r>
        <w:t xml:space="preserve"> level heading and should not be assigned a number.</w:t>
      </w:r>
    </w:p>
    <w:p w14:paraId="3B8237AA" w14:textId="77777777" w:rsidR="00A0484B" w:rsidRPr="00F956D3" w:rsidRDefault="00A0484B">
      <w:pPr>
        <w:pPrChange w:id="1724" w:author="Lauren Darr" w:date="2018-03-13T14:06:00Z">
          <w:pPr>
            <w:pStyle w:val="p1a"/>
          </w:pPr>
        </w:pPrChange>
      </w:pPr>
    </w:p>
    <w:p w14:paraId="0D9E4263" w14:textId="77777777" w:rsidR="009B1D59" w:rsidRPr="009A3755" w:rsidRDefault="009B1D59" w:rsidP="003E1437">
      <w:pPr>
        <w:pStyle w:val="heading10"/>
        <w:outlineLvl w:val="0"/>
      </w:pPr>
      <w:r w:rsidRPr="009A3755">
        <w:t>References</w:t>
      </w:r>
    </w:p>
    <w:p w14:paraId="0B658A56" w14:textId="77777777" w:rsidR="002C16D7" w:rsidRPr="00DA6794" w:rsidRDefault="002C16D7" w:rsidP="002C16D7">
      <w:pPr>
        <w:pStyle w:val="reference"/>
        <w:numPr>
          <w:ilvl w:val="0"/>
          <w:numId w:val="4"/>
        </w:numPr>
        <w:rPr>
          <w:ins w:id="1725" w:author="Lauren Darr" w:date="2018-05-09T08:30:00Z"/>
          <w:rPrChange w:id="1726" w:author="Lauren Darr" w:date="2018-05-16T17:20:00Z">
            <w:rPr>
              <w:ins w:id="1727" w:author="Lauren Darr" w:date="2018-05-09T08:30:00Z"/>
              <w:highlight w:val="green"/>
            </w:rPr>
          </w:rPrChange>
        </w:rPr>
      </w:pPr>
      <w:ins w:id="1728" w:author="Lauren Darr" w:date="2018-03-09T16:48:00Z">
        <w:r w:rsidRPr="00DA6794">
          <w:t>Jaakola, A</w:t>
        </w:r>
      </w:ins>
      <w:ins w:id="1729" w:author="Lauren Darr" w:date="2018-03-10T08:23:00Z">
        <w:r w:rsidR="00076F57" w:rsidRPr="00DA6794">
          <w:t>.</w:t>
        </w:r>
      </w:ins>
      <w:ins w:id="1730" w:author="Lauren Darr" w:date="2018-03-09T16:48:00Z">
        <w:r w:rsidRPr="00DA6794">
          <w:t>, Kekkonen, H</w:t>
        </w:r>
      </w:ins>
      <w:ins w:id="1731" w:author="Lauren Darr" w:date="2018-03-10T08:23:00Z">
        <w:r w:rsidR="00076F57" w:rsidRPr="00DA6794">
          <w:t>.</w:t>
        </w:r>
      </w:ins>
      <w:ins w:id="1732" w:author="Lauren Darr" w:date="2018-03-09T16:48:00Z">
        <w:r w:rsidRPr="00DA6794">
          <w:t>, Lahti, T</w:t>
        </w:r>
      </w:ins>
      <w:ins w:id="1733" w:author="Lauren Darr" w:date="2018-03-10T08:23:00Z">
        <w:r w:rsidR="00076F57" w:rsidRPr="00DA6794">
          <w:t>.</w:t>
        </w:r>
      </w:ins>
      <w:ins w:id="1734" w:author="Lauren Darr" w:date="2018-03-09T16:48:00Z">
        <w:r w:rsidRPr="00DA6794">
          <w:t>, &amp; Manninen, A</w:t>
        </w:r>
      </w:ins>
      <w:ins w:id="1735" w:author="Lauren Darr" w:date="2018-03-10T08:23:00Z">
        <w:r w:rsidR="00076F57" w:rsidRPr="00DA6794">
          <w:t>.:</w:t>
        </w:r>
      </w:ins>
      <w:ins w:id="1736" w:author="Lauren Darr" w:date="2018-03-09T16:48:00Z">
        <w:r w:rsidR="00076F57" w:rsidRPr="00DA6794">
          <w:t xml:space="preserve"> </w:t>
        </w:r>
        <w:r w:rsidRPr="00DA6794">
          <w:t>Open data, open cities: Experiences from the Helsinki Metropolitan Area. Stat</w:t>
        </w:r>
      </w:ins>
      <w:ins w:id="1737" w:author="Lauren Darr" w:date="2018-03-10T08:25:00Z">
        <w:r w:rsidR="00140183" w:rsidRPr="00DA6794">
          <w:t xml:space="preserve"> J </w:t>
        </w:r>
      </w:ins>
      <w:ins w:id="1738" w:author="Lauren Darr" w:date="2018-03-09T16:48:00Z">
        <w:r w:rsidR="00140183" w:rsidRPr="00DA6794">
          <w:t>IAOS</w:t>
        </w:r>
      </w:ins>
      <w:ins w:id="1739" w:author="Lauren Darr" w:date="2018-03-10T08:27:00Z">
        <w:r w:rsidR="00140183" w:rsidRPr="00DA6794">
          <w:t>.</w:t>
        </w:r>
      </w:ins>
      <w:ins w:id="1740" w:author="Lauren Darr" w:date="2018-03-09T16:48:00Z">
        <w:r w:rsidR="00140183" w:rsidRPr="00DA6794">
          <w:t xml:space="preserve"> 31, 1 (2015) 117-122</w:t>
        </w:r>
      </w:ins>
    </w:p>
    <w:p w14:paraId="5178CBD3" w14:textId="77777777" w:rsidR="009B1D59" w:rsidRPr="00DA6794" w:rsidRDefault="002C65C3">
      <w:pPr>
        <w:pStyle w:val="reference"/>
        <w:numPr>
          <w:ilvl w:val="0"/>
          <w:numId w:val="4"/>
        </w:numPr>
      </w:pPr>
      <w:ins w:id="1741" w:author="Lauren Darr" w:date="2018-05-09T08:30:00Z">
        <w:r w:rsidRPr="00DA6794">
          <w:rPr>
            <w:rPrChange w:id="1742" w:author="Lauren Darr" w:date="2018-05-16T17:20:00Z">
              <w:rPr>
                <w:highlight w:val="yellow"/>
              </w:rPr>
            </w:rPrChange>
          </w:rPr>
          <w:t>Banks, D., Hickman M., Kyckelhan T.: National Sources of Law Enforcement Employment Data. U.S. Department of Justice: Office of Justice Programs, Bureau of Justice Statistics (2016)</w:t>
        </w:r>
      </w:ins>
      <w:ins w:id="1743" w:author="Lauren Darr" w:date="2018-05-09T12:35:00Z">
        <w:r w:rsidR="004A0958" w:rsidRPr="00DA6794" w:rsidDel="006F791C">
          <w:t xml:space="preserve"> </w:t>
        </w:r>
      </w:ins>
      <w:del w:id="1744" w:author="Lauren Darr" w:date="2018-03-09T16:00:00Z">
        <w:r w:rsidR="0009625B" w:rsidRPr="00DA6794" w:rsidDel="006F791C">
          <w:delText>Jaakola, A, Kekkonen, H, Lahti, T, &amp; Manninen, A 2015, 'Open data, open cities: Experiences from the Helsinki Metropolitan Area. Case Helsinki Region Infoshare www.hri.fi', Statistical Journal Of The IAOS, 31, 1, pp. 117-122, Business Source Complete, EBSCOhost, viewed 4 March 2018.</w:delText>
        </w:r>
      </w:del>
    </w:p>
    <w:p w14:paraId="22303B8A" w14:textId="77777777" w:rsidR="006F791C" w:rsidRPr="00DA6794" w:rsidRDefault="006F791C" w:rsidP="00831C96">
      <w:pPr>
        <w:pStyle w:val="reference"/>
        <w:numPr>
          <w:ilvl w:val="0"/>
          <w:numId w:val="4"/>
        </w:numPr>
        <w:rPr>
          <w:ins w:id="1745" w:author="Lauren Darr" w:date="2018-05-10T10:16:00Z"/>
          <w:rPrChange w:id="1746" w:author="Lauren Darr" w:date="2018-05-16T17:20:00Z">
            <w:rPr>
              <w:ins w:id="1747" w:author="Lauren Darr" w:date="2018-05-10T10:16:00Z"/>
              <w:highlight w:val="green"/>
            </w:rPr>
          </w:rPrChange>
        </w:rPr>
      </w:pPr>
      <w:ins w:id="1748" w:author="Lauren Darr" w:date="2018-03-09T16:00:00Z">
        <w:r w:rsidRPr="00DA6794">
          <w:t>Burwell,</w:t>
        </w:r>
      </w:ins>
      <w:ins w:id="1749" w:author="Lauren Darr" w:date="2018-03-10T11:17:00Z">
        <w:r w:rsidR="00831C96" w:rsidRPr="00DA6794">
          <w:t xml:space="preserve"> S.,</w:t>
        </w:r>
      </w:ins>
      <w:ins w:id="1750" w:author="Lauren Darr" w:date="2018-03-09T16:00:00Z">
        <w:r w:rsidR="00831C96" w:rsidRPr="00DA6794">
          <w:t xml:space="preserve"> </w:t>
        </w:r>
        <w:r w:rsidRPr="00DA6794">
          <w:t xml:space="preserve">VanRoekel, </w:t>
        </w:r>
      </w:ins>
      <w:ins w:id="1751" w:author="Lauren Darr" w:date="2018-03-10T11:17:00Z">
        <w:r w:rsidR="00831C96" w:rsidRPr="00DA6794">
          <w:t xml:space="preserve">S., </w:t>
        </w:r>
      </w:ins>
      <w:ins w:id="1752" w:author="Lauren Darr" w:date="2018-03-09T16:00:00Z">
        <w:r w:rsidRPr="00DA6794">
          <w:t>Park,</w:t>
        </w:r>
      </w:ins>
      <w:ins w:id="1753" w:author="Lauren Darr" w:date="2018-03-10T11:17:00Z">
        <w:r w:rsidR="00831C96" w:rsidRPr="00DA6794">
          <w:t xml:space="preserve"> T., </w:t>
        </w:r>
      </w:ins>
      <w:ins w:id="1754" w:author="Lauren Darr" w:date="2018-03-09T16:00:00Z">
        <w:r w:rsidRPr="00DA6794">
          <w:t>Mancini</w:t>
        </w:r>
      </w:ins>
      <w:ins w:id="1755" w:author="Lauren Darr" w:date="2018-03-10T11:17:00Z">
        <w:r w:rsidR="00831C96" w:rsidRPr="00DA6794">
          <w:t>, D.:</w:t>
        </w:r>
      </w:ins>
      <w:ins w:id="1756" w:author="Lauren Darr" w:date="2018-03-09T16:00:00Z">
        <w:r w:rsidR="00831C96" w:rsidRPr="00DA6794">
          <w:t xml:space="preserve"> </w:t>
        </w:r>
      </w:ins>
      <w:ins w:id="1757" w:author="Lauren Darr" w:date="2018-05-09T12:38:00Z">
        <w:r w:rsidR="004A0958" w:rsidRPr="00DA6794">
          <w:rPr>
            <w:rPrChange w:id="1758" w:author="Lauren Darr" w:date="2018-05-16T17:20:00Z">
              <w:rPr>
                <w:highlight w:val="yellow"/>
              </w:rPr>
            </w:rPrChange>
          </w:rPr>
          <w:t xml:space="preserve">M-13-13: </w:t>
        </w:r>
      </w:ins>
      <w:ins w:id="1759" w:author="Lauren Darr" w:date="2018-03-09T16:00:00Z">
        <w:r w:rsidRPr="00DA6794">
          <w:t>Open Data Policy-Managin</w:t>
        </w:r>
        <w:r w:rsidR="00831C96" w:rsidRPr="00DA6794">
          <w:t>g Information as an Asset</w:t>
        </w:r>
      </w:ins>
      <w:ins w:id="1760" w:author="Lauren Darr" w:date="2018-05-09T12:43:00Z">
        <w:r w:rsidR="00E01532" w:rsidRPr="00DA6794">
          <w:rPr>
            <w:rPrChange w:id="1761" w:author="Lauren Darr" w:date="2018-05-16T17:20:00Z">
              <w:rPr>
                <w:highlight w:val="yellow"/>
              </w:rPr>
            </w:rPrChange>
          </w:rPr>
          <w:t xml:space="preserve">. </w:t>
        </w:r>
      </w:ins>
      <w:ins w:id="1762" w:author="Lauren Darr" w:date="2018-05-09T12:48:00Z">
        <w:r w:rsidR="00E01532" w:rsidRPr="00DA6794">
          <w:rPr>
            <w:rPrChange w:id="1763" w:author="Lauren Darr" w:date="2018-05-16T17:20:00Z">
              <w:rPr>
                <w:highlight w:val="yellow"/>
              </w:rPr>
            </w:rPrChange>
          </w:rPr>
          <w:t>Executive Office of the President</w:t>
        </w:r>
      </w:ins>
      <w:ins w:id="1764" w:author="Lauren Darr" w:date="2018-05-09T12:49:00Z">
        <w:r w:rsidR="00E01532" w:rsidRPr="00DA6794">
          <w:rPr>
            <w:rPrChange w:id="1765" w:author="Lauren Darr" w:date="2018-05-16T17:20:00Z">
              <w:rPr>
                <w:highlight w:val="yellow"/>
              </w:rPr>
            </w:rPrChange>
          </w:rPr>
          <w:t>, Office of Management and Budget</w:t>
        </w:r>
      </w:ins>
      <w:ins w:id="1766" w:author="Lauren Darr" w:date="2018-05-09T12:51:00Z">
        <w:r w:rsidR="00E73970" w:rsidRPr="00DA6794">
          <w:rPr>
            <w:rPrChange w:id="1767" w:author="Lauren Darr" w:date="2018-05-16T17:20:00Z">
              <w:rPr>
                <w:highlight w:val="yellow"/>
              </w:rPr>
            </w:rPrChange>
          </w:rPr>
          <w:t xml:space="preserve">, Washington DC </w:t>
        </w:r>
      </w:ins>
      <w:ins w:id="1768" w:author="Lauren Darr" w:date="2018-03-10T11:19:00Z">
        <w:r w:rsidR="00831C96" w:rsidRPr="00DA6794">
          <w:t>(2013)</w:t>
        </w:r>
      </w:ins>
    </w:p>
    <w:p w14:paraId="2F68E777" w14:textId="77777777" w:rsidR="002E0515" w:rsidRPr="00DA6794" w:rsidRDefault="00A53A5B" w:rsidP="00831C96">
      <w:pPr>
        <w:pStyle w:val="reference"/>
        <w:numPr>
          <w:ilvl w:val="0"/>
          <w:numId w:val="4"/>
        </w:numPr>
        <w:rPr>
          <w:ins w:id="1769" w:author="Lauren Darr" w:date="2018-05-11T07:32:00Z"/>
          <w:rPrChange w:id="1770" w:author="Lauren Darr" w:date="2018-05-16T17:20:00Z">
            <w:rPr>
              <w:ins w:id="1771" w:author="Lauren Darr" w:date="2018-05-11T07:32:00Z"/>
              <w:highlight w:val="green"/>
            </w:rPr>
          </w:rPrChange>
        </w:rPr>
      </w:pPr>
      <w:ins w:id="1772" w:author="Lauren Darr" w:date="2018-05-10T12:55:00Z">
        <w:r w:rsidRPr="00DA6794">
          <w:rPr>
            <w:rPrChange w:id="1773" w:author="Lauren Darr" w:date="2018-05-16T17:20:00Z">
              <w:rPr>
                <w:highlight w:val="green"/>
              </w:rPr>
            </w:rPrChange>
          </w:rPr>
          <w:t>Jebb, A.T., Parrigon, S., &amp; Woo, S.E.: Exploratory data analysis as a foundation of inductive research</w:t>
        </w:r>
      </w:ins>
      <w:ins w:id="1774" w:author="Lauren Darr" w:date="2018-05-10T12:56:00Z">
        <w:r w:rsidRPr="00DA6794">
          <w:rPr>
            <w:rPrChange w:id="1775" w:author="Lauren Darr" w:date="2018-05-16T17:20:00Z">
              <w:rPr>
                <w:highlight w:val="green"/>
              </w:rPr>
            </w:rPrChange>
          </w:rPr>
          <w:t xml:space="preserve">. </w:t>
        </w:r>
      </w:ins>
      <w:ins w:id="1776" w:author="Lauren Darr" w:date="2018-05-10T12:57:00Z">
        <w:r w:rsidRPr="00DA6794">
          <w:rPr>
            <w:rPrChange w:id="1777" w:author="Lauren Darr" w:date="2018-05-16T17:20:00Z">
              <w:rPr>
                <w:highlight w:val="green"/>
              </w:rPr>
            </w:rPrChange>
          </w:rPr>
          <w:t>HRMR</w:t>
        </w:r>
      </w:ins>
      <w:ins w:id="1778" w:author="Lauren Darr" w:date="2018-05-10T12:58:00Z">
        <w:r w:rsidRPr="00DA6794">
          <w:rPr>
            <w:rPrChange w:id="1779" w:author="Lauren Darr" w:date="2018-05-16T17:20:00Z">
              <w:rPr>
                <w:highlight w:val="green"/>
              </w:rPr>
            </w:rPrChange>
          </w:rPr>
          <w:t xml:space="preserve"> 27 (2017) 265-27</w:t>
        </w:r>
      </w:ins>
      <w:ins w:id="1780" w:author="Lauren Darr" w:date="2018-05-10T12:59:00Z">
        <w:r w:rsidRPr="00DA6794">
          <w:rPr>
            <w:rPrChange w:id="1781" w:author="Lauren Darr" w:date="2018-05-16T17:20:00Z">
              <w:rPr>
                <w:highlight w:val="green"/>
              </w:rPr>
            </w:rPrChange>
          </w:rPr>
          <w:t>6</w:t>
        </w:r>
      </w:ins>
      <w:ins w:id="1782" w:author="Lauren Darr" w:date="2018-05-10T12:58:00Z">
        <w:r w:rsidRPr="00DA6794">
          <w:rPr>
            <w:rPrChange w:id="1783" w:author="Lauren Darr" w:date="2018-05-16T17:20:00Z">
              <w:rPr>
                <w:highlight w:val="green"/>
              </w:rPr>
            </w:rPrChange>
          </w:rPr>
          <w:t xml:space="preserve"> </w:t>
        </w:r>
      </w:ins>
    </w:p>
    <w:p w14:paraId="66847AE6" w14:textId="77777777" w:rsidR="00D16CDD" w:rsidRPr="00DA6794" w:rsidRDefault="007B0050" w:rsidP="00831C96">
      <w:pPr>
        <w:pStyle w:val="reference"/>
        <w:numPr>
          <w:ilvl w:val="0"/>
          <w:numId w:val="4"/>
        </w:numPr>
        <w:rPr>
          <w:ins w:id="1784" w:author="Lauren Darr" w:date="2018-05-11T07:35:00Z"/>
          <w:rPrChange w:id="1785" w:author="Lauren Darr" w:date="2018-05-16T17:20:00Z">
            <w:rPr>
              <w:ins w:id="1786" w:author="Lauren Darr" w:date="2018-05-11T07:35:00Z"/>
              <w:highlight w:val="green"/>
            </w:rPr>
          </w:rPrChange>
        </w:rPr>
      </w:pPr>
      <w:ins w:id="1787" w:author="Lauren Darr" w:date="2018-05-11T07:32:00Z">
        <w:r w:rsidRPr="00DA6794">
          <w:rPr>
            <w:rPrChange w:id="1788" w:author="Lauren Darr" w:date="2018-05-16T17:20:00Z">
              <w:rPr>
                <w:highlight w:val="green"/>
              </w:rPr>
            </w:rPrChange>
          </w:rPr>
          <w:t xml:space="preserve">Tukey, J.W.: Exploratory Data Analysis. </w:t>
        </w:r>
      </w:ins>
      <w:ins w:id="1789" w:author="Lauren Darr" w:date="2018-05-11T07:34:00Z">
        <w:r w:rsidRPr="00DA6794">
          <w:rPr>
            <w:rPrChange w:id="1790" w:author="Lauren Darr" w:date="2018-05-16T17:20:00Z">
              <w:rPr>
                <w:highlight w:val="green"/>
              </w:rPr>
            </w:rPrChange>
          </w:rPr>
          <w:t>Addison-Wesley Pub. Co. Reading, M</w:t>
        </w:r>
      </w:ins>
      <w:ins w:id="1791" w:author="Lauren Darr" w:date="2018-05-11T07:35:00Z">
        <w:r w:rsidRPr="00DA6794">
          <w:rPr>
            <w:rPrChange w:id="1792" w:author="Lauren Darr" w:date="2018-05-16T17:20:00Z">
              <w:rPr>
                <w:highlight w:val="green"/>
              </w:rPr>
            </w:rPrChange>
          </w:rPr>
          <w:t>S (1977)</w:t>
        </w:r>
      </w:ins>
    </w:p>
    <w:p w14:paraId="036BAC04" w14:textId="77777777" w:rsidR="007B0050" w:rsidRPr="00DA6794" w:rsidRDefault="00E33FF5" w:rsidP="00831C96">
      <w:pPr>
        <w:pStyle w:val="reference"/>
        <w:numPr>
          <w:ilvl w:val="0"/>
          <w:numId w:val="4"/>
        </w:numPr>
        <w:rPr>
          <w:ins w:id="1793" w:author="Lauren Darr" w:date="2018-05-12T20:18:00Z"/>
          <w:rPrChange w:id="1794" w:author="Lauren Darr" w:date="2018-05-16T17:20:00Z">
            <w:rPr>
              <w:ins w:id="1795" w:author="Lauren Darr" w:date="2018-05-12T20:18:00Z"/>
              <w:highlight w:val="green"/>
            </w:rPr>
          </w:rPrChange>
        </w:rPr>
      </w:pPr>
      <w:ins w:id="1796" w:author="Lauren Darr" w:date="2018-05-11T08:31:00Z">
        <w:r w:rsidRPr="00DA6794">
          <w:rPr>
            <w:rPrChange w:id="1797" w:author="Lauren Darr" w:date="2018-05-16T17:20:00Z">
              <w:rPr>
                <w:highlight w:val="green"/>
              </w:rPr>
            </w:rPrChange>
          </w:rPr>
          <w:t>Hamming, R.: Numerical Methods for Scientists and Engineers. McGraw-Hill, New York (1962)</w:t>
        </w:r>
      </w:ins>
    </w:p>
    <w:p w14:paraId="54B2BC7D" w14:textId="77777777" w:rsidR="00607235" w:rsidRPr="00DA6794" w:rsidRDefault="00607235">
      <w:pPr>
        <w:pStyle w:val="reference"/>
        <w:numPr>
          <w:ilvl w:val="0"/>
          <w:numId w:val="4"/>
        </w:numPr>
        <w:rPr>
          <w:ins w:id="1798" w:author="Lauren Darr" w:date="2018-05-16T09:11:00Z"/>
          <w:rPrChange w:id="1799" w:author="Lauren Darr" w:date="2018-05-16T17:20:00Z">
            <w:rPr>
              <w:ins w:id="1800" w:author="Lauren Darr" w:date="2018-05-16T09:11:00Z"/>
              <w:highlight w:val="green"/>
            </w:rPr>
          </w:rPrChange>
        </w:rPr>
      </w:pPr>
      <w:ins w:id="1801" w:author="Lauren Darr" w:date="2018-05-12T20:18:00Z">
        <w:r w:rsidRPr="00DA6794">
          <w:t>McComick,</w:t>
        </w:r>
      </w:ins>
      <w:ins w:id="1802" w:author="Lauren Darr" w:date="2018-05-13T09:41:00Z">
        <w:r w:rsidR="002E19AC" w:rsidRPr="00DA6794">
          <w:rPr>
            <w:rPrChange w:id="1803" w:author="Lauren Darr" w:date="2018-05-16T17:20:00Z">
              <w:rPr>
                <w:highlight w:val="green"/>
              </w:rPr>
            </w:rPrChange>
          </w:rPr>
          <w:t xml:space="preserve"> </w:t>
        </w:r>
      </w:ins>
      <w:ins w:id="1804" w:author="Lauren Darr" w:date="2018-05-13T09:40:00Z">
        <w:r w:rsidR="00043DB5" w:rsidRPr="00DA6794">
          <w:rPr>
            <w:rPrChange w:id="1805" w:author="Lauren Darr" w:date="2018-05-16T17:20:00Z">
              <w:rPr>
                <w:highlight w:val="green"/>
              </w:rPr>
            </w:rPrChange>
          </w:rPr>
          <w:t>B.H.</w:t>
        </w:r>
      </w:ins>
      <w:ins w:id="1806" w:author="Lauren Darr" w:date="2018-05-12T20:18:00Z">
        <w:r w:rsidRPr="00DA6794">
          <w:t xml:space="preserve"> et al.</w:t>
        </w:r>
      </w:ins>
      <w:ins w:id="1807" w:author="Lauren Darr" w:date="2018-05-13T09:45:00Z">
        <w:r w:rsidR="002E19AC" w:rsidRPr="00DA6794">
          <w:rPr>
            <w:rPrChange w:id="1808" w:author="Lauren Darr" w:date="2018-05-16T17:20:00Z">
              <w:rPr>
                <w:highlight w:val="green"/>
              </w:rPr>
            </w:rPrChange>
          </w:rPr>
          <w:t>:</w:t>
        </w:r>
      </w:ins>
      <w:ins w:id="1809" w:author="Lauren Darr" w:date="2018-05-13T09:41:00Z">
        <w:r w:rsidR="002E19AC" w:rsidRPr="00DA6794">
          <w:rPr>
            <w:rPrChange w:id="1810" w:author="Lauren Darr" w:date="2018-05-16T17:20:00Z">
              <w:rPr>
                <w:highlight w:val="green"/>
              </w:rPr>
            </w:rPrChange>
          </w:rPr>
          <w:t xml:space="preserve"> </w:t>
        </w:r>
      </w:ins>
      <w:ins w:id="1811" w:author="Lauren Darr" w:date="2018-05-12T20:18:00Z">
        <w:r w:rsidRPr="00DA6794">
          <w:t>Visualization in Scientific Computing</w:t>
        </w:r>
      </w:ins>
      <w:ins w:id="1812" w:author="Lauren Darr" w:date="2018-05-13T09:57:00Z">
        <w:r w:rsidR="00E70053" w:rsidRPr="00DA6794">
          <w:rPr>
            <w:rPrChange w:id="1813" w:author="Lauren Darr" w:date="2018-05-16T17:20:00Z">
              <w:rPr>
                <w:highlight w:val="green"/>
              </w:rPr>
            </w:rPrChange>
          </w:rPr>
          <w:t>.</w:t>
        </w:r>
      </w:ins>
      <w:ins w:id="1814" w:author="Lauren Darr" w:date="2018-05-12T20:18:00Z">
        <w:r w:rsidRPr="00DA6794">
          <w:t xml:space="preserve"> </w:t>
        </w:r>
      </w:ins>
      <w:ins w:id="1815" w:author="Lauren Darr" w:date="2018-05-13T09:41:00Z">
        <w:r w:rsidR="002E19AC" w:rsidRPr="00DA6794">
          <w:rPr>
            <w:rPrChange w:id="1816" w:author="Lauren Darr" w:date="2018-05-16T17:20:00Z">
              <w:rPr>
                <w:highlight w:val="green"/>
              </w:rPr>
            </w:rPrChange>
          </w:rPr>
          <w:t xml:space="preserve">Computer Graphics </w:t>
        </w:r>
      </w:ins>
      <w:ins w:id="1817" w:author="Lauren Darr" w:date="2018-05-13T09:45:00Z">
        <w:r w:rsidR="002E19AC" w:rsidRPr="00DA6794">
          <w:rPr>
            <w:rPrChange w:id="1818" w:author="Lauren Darr" w:date="2018-05-16T17:20:00Z">
              <w:rPr>
                <w:highlight w:val="green"/>
              </w:rPr>
            </w:rPrChange>
          </w:rPr>
          <w:t>, ACM SIGGRAPH</w:t>
        </w:r>
      </w:ins>
      <w:ins w:id="1819" w:author="Lauren Darr" w:date="2018-05-13T09:41:00Z">
        <w:r w:rsidR="002E19AC" w:rsidRPr="00DA6794">
          <w:rPr>
            <w:rPrChange w:id="1820" w:author="Lauren Darr" w:date="2018-05-16T17:20:00Z">
              <w:rPr>
                <w:highlight w:val="green"/>
              </w:rPr>
            </w:rPrChange>
          </w:rPr>
          <w:t>21,</w:t>
        </w:r>
      </w:ins>
      <w:ins w:id="1821" w:author="Lauren Darr" w:date="2018-05-13T09:57:00Z">
        <w:r w:rsidR="00E70053" w:rsidRPr="00DA6794">
          <w:rPr>
            <w:rPrChange w:id="1822" w:author="Lauren Darr" w:date="2018-05-16T17:20:00Z">
              <w:rPr>
                <w:highlight w:val="green"/>
              </w:rPr>
            </w:rPrChange>
          </w:rPr>
          <w:t xml:space="preserve"> New York</w:t>
        </w:r>
      </w:ins>
      <w:ins w:id="1823" w:author="Lauren Darr" w:date="2018-05-13T09:41:00Z">
        <w:r w:rsidR="002E19AC" w:rsidRPr="00DA6794">
          <w:rPr>
            <w:rPrChange w:id="1824" w:author="Lauren Darr" w:date="2018-05-16T17:20:00Z">
              <w:rPr>
                <w:highlight w:val="green"/>
              </w:rPr>
            </w:rPrChange>
          </w:rPr>
          <w:t xml:space="preserve"> 6 (1987)</w:t>
        </w:r>
      </w:ins>
      <w:ins w:id="1825" w:author="Lauren Darr" w:date="2018-05-13T09:57:00Z">
        <w:r w:rsidR="00E70053" w:rsidRPr="00DA6794">
          <w:rPr>
            <w:rPrChange w:id="1826" w:author="Lauren Darr" w:date="2018-05-16T17:20:00Z">
              <w:rPr>
                <w:highlight w:val="green"/>
              </w:rPr>
            </w:rPrChange>
          </w:rPr>
          <w:t xml:space="preserve"> </w:t>
        </w:r>
      </w:ins>
      <w:ins w:id="1827" w:author="Lauren Darr" w:date="2018-05-13T09:58:00Z">
        <w:r w:rsidR="00E70053" w:rsidRPr="00DA6794">
          <w:rPr>
            <w:rPrChange w:id="1828" w:author="Lauren Darr" w:date="2018-05-16T17:20:00Z">
              <w:rPr>
                <w:highlight w:val="green"/>
              </w:rPr>
            </w:rPrChange>
          </w:rPr>
          <w:t>1-81</w:t>
        </w:r>
      </w:ins>
      <w:ins w:id="1829" w:author="Lauren Darr" w:date="2018-05-13T09:41:00Z">
        <w:r w:rsidR="002E19AC" w:rsidRPr="00DA6794">
          <w:rPr>
            <w:rPrChange w:id="1830" w:author="Lauren Darr" w:date="2018-05-16T17:20:00Z">
              <w:rPr>
                <w:highlight w:val="green"/>
              </w:rPr>
            </w:rPrChange>
          </w:rPr>
          <w:t xml:space="preserve"> </w:t>
        </w:r>
      </w:ins>
    </w:p>
    <w:p w14:paraId="67F5F999" w14:textId="77777777" w:rsidR="000E2344" w:rsidRPr="00DA6794" w:rsidRDefault="000E2344" w:rsidP="000E2344">
      <w:pPr>
        <w:pStyle w:val="reference"/>
        <w:numPr>
          <w:ilvl w:val="0"/>
          <w:numId w:val="4"/>
        </w:numPr>
        <w:rPr>
          <w:ins w:id="1831" w:author="Lauren Darr" w:date="2018-05-16T09:25:00Z"/>
          <w:rPrChange w:id="1832" w:author="Lauren Darr" w:date="2018-05-16T17:20:00Z">
            <w:rPr>
              <w:ins w:id="1833" w:author="Lauren Darr" w:date="2018-05-16T09:25:00Z"/>
              <w:highlight w:val="green"/>
            </w:rPr>
          </w:rPrChange>
        </w:rPr>
      </w:pPr>
      <w:ins w:id="1834" w:author="Lauren Darr" w:date="2018-05-16T09:11:00Z">
        <w:r w:rsidRPr="00DA6794">
          <w:t xml:space="preserve">Ma, </w:t>
        </w:r>
      </w:ins>
      <w:ins w:id="1835" w:author="Lauren Darr" w:date="2018-05-16T09:12:00Z">
        <w:r w:rsidRPr="00DA6794">
          <w:t xml:space="preserve">X., </w:t>
        </w:r>
      </w:ins>
      <w:ins w:id="1836" w:author="Lauren Darr" w:date="2018-05-16T09:11:00Z">
        <w:r w:rsidRPr="00DA6794">
          <w:t>et al</w:t>
        </w:r>
      </w:ins>
      <w:ins w:id="1837" w:author="Lauren Darr" w:date="2018-05-16T09:19:00Z">
        <w:r w:rsidR="00542BA8" w:rsidRPr="00DA6794">
          <w:t>.:</w:t>
        </w:r>
      </w:ins>
      <w:ins w:id="1838" w:author="Lauren Darr" w:date="2018-05-16T09:11:00Z">
        <w:r w:rsidRPr="00DA6794">
          <w:t xml:space="preserve"> Using visual Exploratory Data Analysis to Facilitate Collaboration and Hypothesis Generation in Cross-Disciplinary Research</w:t>
        </w:r>
      </w:ins>
      <w:ins w:id="1839" w:author="Lauren Darr" w:date="2018-05-16T09:19:00Z">
        <w:r w:rsidR="00542BA8" w:rsidRPr="00DA6794">
          <w:t>.</w:t>
        </w:r>
      </w:ins>
      <w:ins w:id="1840" w:author="Lauren Darr" w:date="2018-05-16T09:11:00Z">
        <w:r w:rsidRPr="00DA6794">
          <w:t xml:space="preserve"> </w:t>
        </w:r>
      </w:ins>
      <w:ins w:id="1841" w:author="Lauren Darr" w:date="2018-05-16T09:22:00Z">
        <w:r w:rsidR="00542BA8" w:rsidRPr="00DA6794">
          <w:t>ISPRS Int. J. Geo-Inf</w:t>
        </w:r>
      </w:ins>
      <w:ins w:id="1842" w:author="Lauren Darr" w:date="2018-05-16T09:19:00Z">
        <w:r w:rsidR="00542BA8" w:rsidRPr="00DA6794">
          <w:t>,</w:t>
        </w:r>
      </w:ins>
      <w:ins w:id="1843" w:author="Lauren Darr" w:date="2018-05-16T09:21:00Z">
        <w:r w:rsidR="00542BA8" w:rsidRPr="00DA6794">
          <w:t xml:space="preserve"> 6(11)</w:t>
        </w:r>
      </w:ins>
      <w:ins w:id="1844" w:author="Lauren Darr" w:date="2018-05-16T09:19:00Z">
        <w:r w:rsidR="00542BA8" w:rsidRPr="00DA6794">
          <w:t xml:space="preserve"> </w:t>
        </w:r>
      </w:ins>
      <w:ins w:id="1845" w:author="Lauren Darr" w:date="2018-05-16T09:11:00Z">
        <w:r w:rsidRPr="00DA6794">
          <w:t>(2017)</w:t>
        </w:r>
      </w:ins>
      <w:ins w:id="1846" w:author="Lauren Darr" w:date="2018-05-16T09:23:00Z">
        <w:r w:rsidR="00542BA8" w:rsidRPr="00DA6794">
          <w:t xml:space="preserve"> 368+</w:t>
        </w:r>
      </w:ins>
    </w:p>
    <w:p w14:paraId="62755BE4" w14:textId="77777777" w:rsidR="0033356C" w:rsidRPr="00DA6794" w:rsidRDefault="0033356C" w:rsidP="0033356C">
      <w:pPr>
        <w:pStyle w:val="reference"/>
        <w:numPr>
          <w:ilvl w:val="0"/>
          <w:numId w:val="4"/>
        </w:numPr>
        <w:rPr>
          <w:ins w:id="1847" w:author="Lauren Darr" w:date="2018-05-16T13:56:00Z"/>
          <w:rPrChange w:id="1848" w:author="Lauren Darr" w:date="2018-05-16T17:20:00Z">
            <w:rPr>
              <w:ins w:id="1849" w:author="Lauren Darr" w:date="2018-05-16T13:56:00Z"/>
              <w:highlight w:val="green"/>
            </w:rPr>
          </w:rPrChange>
        </w:rPr>
      </w:pPr>
      <w:ins w:id="1850" w:author="Lauren Darr" w:date="2018-05-16T09:25:00Z">
        <w:r w:rsidRPr="00DA6794">
          <w:rPr>
            <w:rPrChange w:id="1851" w:author="Lauren Darr" w:date="2018-05-16T17:20:00Z">
              <w:rPr>
                <w:highlight w:val="green"/>
              </w:rPr>
            </w:rPrChange>
          </w:rPr>
          <w:t>Wang, L., Wang, G., &amp; Alexander, C.A.: Big Data and Visualization: Methods, Challenges and Technology Progress. Digital Technologies 1(1) (2015) 33-38</w:t>
        </w:r>
      </w:ins>
    </w:p>
    <w:p w14:paraId="4B531697" w14:textId="77777777" w:rsidR="00060FF3" w:rsidRPr="00DA6794" w:rsidRDefault="00060FF3">
      <w:pPr>
        <w:pStyle w:val="reference"/>
        <w:numPr>
          <w:ilvl w:val="0"/>
          <w:numId w:val="4"/>
        </w:numPr>
        <w:rPr>
          <w:ins w:id="1852" w:author="Lauren Darr" w:date="2018-03-09T16:00:00Z"/>
        </w:rPr>
      </w:pPr>
      <w:ins w:id="1853" w:author="Lauren Darr" w:date="2018-05-16T13:56:00Z">
        <w:r w:rsidRPr="00DA6794">
          <w:rPr>
            <w:rPrChange w:id="1854" w:author="Lauren Darr" w:date="2018-05-16T17:20:00Z">
              <w:rPr>
                <w:highlight w:val="green"/>
              </w:rPr>
            </w:rPrChange>
          </w:rPr>
          <w:t>J.H. Kwakkel et al.: Visualizing geo-spatial data in science, technology and innovation. Technological Forecasting and Social Change 81(C) (2014) 67-81</w:t>
        </w:r>
      </w:ins>
    </w:p>
    <w:p w14:paraId="4D9673C0" w14:textId="77777777" w:rsidR="001F15BC" w:rsidRPr="00DA6794" w:rsidDel="006F791C" w:rsidRDefault="001F15BC" w:rsidP="001F15BC">
      <w:pPr>
        <w:pStyle w:val="reference"/>
        <w:numPr>
          <w:ilvl w:val="0"/>
          <w:numId w:val="4"/>
        </w:numPr>
        <w:rPr>
          <w:del w:id="1855" w:author="Lauren Darr" w:date="2018-03-09T16:00:00Z"/>
        </w:rPr>
      </w:pPr>
      <w:del w:id="1856" w:author="Lauren Darr" w:date="2018-03-09T16:00:00Z">
        <w:r w:rsidRPr="00DA6794" w:rsidDel="006F791C">
          <w:delText>Sharma, S., Doyle, P., Shandil, V., &amp; Talakia'atu, S. (2012). A four-stage framework for assessing statistical literacy. Curriculum Matters, 8, 148+. </w:delText>
        </w:r>
      </w:del>
    </w:p>
    <w:p w14:paraId="1FE35EE0" w14:textId="77777777" w:rsidR="00B74953" w:rsidRDefault="003D4986" w:rsidP="00086731">
      <w:pPr>
        <w:pStyle w:val="reference"/>
        <w:numPr>
          <w:ilvl w:val="0"/>
          <w:numId w:val="4"/>
        </w:numPr>
        <w:rPr>
          <w:ins w:id="1857" w:author="Lauren Darr" w:date="2018-05-16T17:23:00Z"/>
        </w:rPr>
      </w:pPr>
      <w:del w:id="1858" w:author="Lauren Darr" w:date="2018-03-09T16:21:00Z">
        <w:r w:rsidRPr="00DA6794" w:rsidDel="009C7E79">
          <w:delText>Burwell, VanRoekel, Park, Mancini</w:delText>
        </w:r>
        <w:r w:rsidR="00AF3A91" w:rsidRPr="00DA6794" w:rsidDel="009C7E79">
          <w:delText xml:space="preserve"> 2013 ‘Open Data Policy-Managing Information as an Asset’M-13-13</w:delText>
        </w:r>
      </w:del>
      <w:ins w:id="1859" w:author="Lauren Darr" w:date="2018-03-13T13:41:00Z">
        <w:r w:rsidR="00A65496" w:rsidRPr="00DA6794">
          <w:t xml:space="preserve">Hvistendahl, M.: Crime Forecasters: Police are turning to big data to stop crime before it happens. But is predictive policing biased-and does it work? </w:t>
        </w:r>
      </w:ins>
      <w:ins w:id="1860" w:author="Lauren Darr" w:date="2018-03-13T13:50:00Z">
        <w:r w:rsidR="00604494" w:rsidRPr="00DA6794">
          <w:t>Science</w:t>
        </w:r>
      </w:ins>
      <w:ins w:id="1861" w:author="Lauren Darr" w:date="2018-03-13T13:51:00Z">
        <w:r w:rsidR="00604494" w:rsidRPr="00DA6794">
          <w:t>,</w:t>
        </w:r>
      </w:ins>
      <w:ins w:id="1862" w:author="Lauren Darr" w:date="2018-03-13T13:52:00Z">
        <w:r w:rsidR="00604494" w:rsidRPr="00DA6794">
          <w:t xml:space="preserve"> 353: 6307, (2016) pp. 1484-</w:t>
        </w:r>
      </w:ins>
      <w:ins w:id="1863" w:author="Lauren Darr" w:date="2018-03-13T13:53:00Z">
        <w:r w:rsidR="00604494" w:rsidRPr="00DA6794">
          <w:t>1487</w:t>
        </w:r>
      </w:ins>
      <w:ins w:id="1864" w:author="Lauren Darr" w:date="2018-03-13T13:51:00Z">
        <w:r w:rsidR="00604494" w:rsidRPr="00DA6794">
          <w:t xml:space="preserve"> </w:t>
        </w:r>
      </w:ins>
    </w:p>
    <w:p w14:paraId="70BB6DD8" w14:textId="77777777" w:rsidR="00DA6794" w:rsidRPr="00DA6794" w:rsidRDefault="00DA6794">
      <w:pPr>
        <w:pStyle w:val="reference"/>
        <w:numPr>
          <w:ilvl w:val="0"/>
          <w:numId w:val="4"/>
        </w:numPr>
        <w:rPr>
          <w:ins w:id="1865" w:author="Lauren Darr" w:date="2018-03-12T21:36:00Z"/>
        </w:rPr>
      </w:pPr>
      <w:ins w:id="1866" w:author="Lauren Darr" w:date="2018-05-16T17:23:00Z">
        <w:r>
          <w:t>Roth, R.E.: Interactive Maps: What we know and what we need to know. JOSIS, 6 (2013) 59-115</w:t>
        </w:r>
      </w:ins>
    </w:p>
    <w:p w14:paraId="6171F9B1" w14:textId="77777777" w:rsidR="000D11F9" w:rsidDel="00333CD5" w:rsidRDefault="00094A12">
      <w:pPr>
        <w:pStyle w:val="reference"/>
        <w:ind w:left="360" w:firstLine="0"/>
        <w:rPr>
          <w:ins w:id="1867" w:author="Crowder, Michael" w:date="2018-03-11T14:05:00Z"/>
          <w:del w:id="1868" w:author="Lauren Darr" w:date="2018-03-13T13:24:00Z"/>
        </w:rPr>
        <w:pPrChange w:id="1869" w:author="Lauren Darr" w:date="2018-03-12T21:36:00Z">
          <w:pPr>
            <w:pStyle w:val="reference"/>
            <w:numPr>
              <w:numId w:val="4"/>
            </w:numPr>
            <w:ind w:left="720" w:hanging="360"/>
          </w:pPr>
        </w:pPrChange>
      </w:pPr>
      <w:ins w:id="1870" w:author="Lauren Darr" w:date="2018-05-16T17:12:00Z">
        <w:r>
          <w:t xml:space="preserve">Craig, D., </w:t>
        </w:r>
      </w:ins>
    </w:p>
    <w:p w14:paraId="6C84EFD0" w14:textId="77777777" w:rsidR="00974573" w:rsidDel="006B6A3F" w:rsidRDefault="00974573" w:rsidP="006F791C">
      <w:pPr>
        <w:pStyle w:val="reference"/>
        <w:numPr>
          <w:ilvl w:val="0"/>
          <w:numId w:val="4"/>
        </w:numPr>
        <w:rPr>
          <w:ins w:id="1871" w:author="Crowder, Michael" w:date="2018-03-11T15:07:00Z"/>
          <w:del w:id="1872" w:author="Lauren Darr" w:date="2018-05-12T20:26:00Z"/>
        </w:rPr>
      </w:pPr>
      <w:ins w:id="1873" w:author="Crowder, Michael" w:date="2018-03-11T14:09:00Z">
        <w:del w:id="1874" w:author="Lauren Darr" w:date="2018-05-12T20:26:00Z">
          <w:r w:rsidDel="006B6A3F">
            <w:delText>McComick</w:delText>
          </w:r>
        </w:del>
      </w:ins>
      <w:ins w:id="1875" w:author="Crowder, Michael" w:date="2018-03-11T14:05:00Z">
        <w:del w:id="1876" w:author="Lauren Darr" w:date="2018-05-12T20:26:00Z">
          <w:r w:rsidDel="006B6A3F">
            <w:delText>, et</w:delText>
          </w:r>
        </w:del>
      </w:ins>
      <w:ins w:id="1877" w:author="Crowder, Michael" w:date="2018-03-11T14:06:00Z">
        <w:del w:id="1878" w:author="Lauren Darr" w:date="2018-05-12T20:26:00Z">
          <w:r w:rsidDel="006B6A3F">
            <w:delText xml:space="preserve"> al.,</w:delText>
          </w:r>
        </w:del>
      </w:ins>
      <w:ins w:id="1879" w:author="Crowder, Michael" w:date="2018-03-11T14:07:00Z">
        <w:del w:id="1880" w:author="Lauren Darr" w:date="2018-05-12T20:26:00Z">
          <w:r w:rsidDel="006B6A3F">
            <w:delText>Visualization in Scientific Computing</w:delText>
          </w:r>
        </w:del>
      </w:ins>
      <w:ins w:id="1881" w:author="Crowder, Michael" w:date="2018-03-11T14:08:00Z">
        <w:del w:id="1882" w:author="Lauren Darr" w:date="2018-05-12T20:26:00Z">
          <w:r w:rsidDel="006B6A3F">
            <w:delText>, National Science Foundation</w:delText>
          </w:r>
        </w:del>
      </w:ins>
      <w:ins w:id="1883" w:author="Crowder, Michael" w:date="2018-03-11T14:09:00Z">
        <w:del w:id="1884" w:author="Lauren Darr" w:date="2018-05-12T20:26:00Z">
          <w:r w:rsidDel="006B6A3F">
            <w:delText xml:space="preserve"> (1987)</w:delText>
          </w:r>
        </w:del>
      </w:ins>
    </w:p>
    <w:p w14:paraId="42F0E9B6" w14:textId="77777777" w:rsidR="00100124" w:rsidDel="000E2344" w:rsidRDefault="00100124" w:rsidP="006F791C">
      <w:pPr>
        <w:pStyle w:val="reference"/>
        <w:numPr>
          <w:ilvl w:val="0"/>
          <w:numId w:val="4"/>
        </w:numPr>
        <w:rPr>
          <w:ins w:id="1885" w:author="Crowder, Michael" w:date="2018-03-11T15:23:00Z"/>
          <w:del w:id="1886" w:author="Lauren Darr" w:date="2018-05-16T09:11:00Z"/>
        </w:rPr>
      </w:pPr>
      <w:ins w:id="1887" w:author="Crowder, Michael" w:date="2018-03-11T15:07:00Z">
        <w:del w:id="1888" w:author="Lauren Darr" w:date="2018-05-16T09:11:00Z">
          <w:r w:rsidDel="000E2344">
            <w:delText xml:space="preserve">Ma, Xiaogang, et al, Using visual Exploratory Data Analysis to Facilitate Collaboration and Hypothesis </w:delText>
          </w:r>
        </w:del>
      </w:ins>
      <w:ins w:id="1889" w:author="Crowder, Michael" w:date="2018-03-11T15:08:00Z">
        <w:del w:id="1890" w:author="Lauren Darr" w:date="2018-05-16T09:11:00Z">
          <w:r w:rsidDel="000E2344">
            <w:delText>Generation</w:delText>
          </w:r>
        </w:del>
      </w:ins>
      <w:ins w:id="1891" w:author="Crowder, Michael" w:date="2018-03-11T15:07:00Z">
        <w:del w:id="1892" w:author="Lauren Darr" w:date="2018-05-16T09:11:00Z">
          <w:r w:rsidDel="000E2344">
            <w:delText xml:space="preserve"> </w:delText>
          </w:r>
        </w:del>
      </w:ins>
      <w:ins w:id="1893" w:author="Crowder, Michael" w:date="2018-03-11T15:08:00Z">
        <w:del w:id="1894" w:author="Lauren Darr" w:date="2018-05-16T09:11:00Z">
          <w:r w:rsidDel="000E2344">
            <w:delText>in Cross-Disciplinary Research, International Journal of Geo-information (2017)</w:delText>
          </w:r>
        </w:del>
      </w:ins>
    </w:p>
    <w:p w14:paraId="2F42BB5E" w14:textId="77777777" w:rsidR="00590DF5" w:rsidDel="006B6A3F" w:rsidRDefault="00590DF5" w:rsidP="006F791C">
      <w:pPr>
        <w:pStyle w:val="reference"/>
        <w:numPr>
          <w:ilvl w:val="0"/>
          <w:numId w:val="4"/>
        </w:numPr>
        <w:rPr>
          <w:ins w:id="1895" w:author="Crowder, Michael" w:date="2018-03-11T15:23:00Z"/>
          <w:del w:id="1896" w:author="Lauren Darr" w:date="2018-05-12T20:22:00Z"/>
        </w:rPr>
      </w:pPr>
      <w:ins w:id="1897" w:author="Crowder, Michael" w:date="2018-03-11T15:24:00Z">
        <w:del w:id="1898" w:author="Lauren Darr" w:date="2018-05-12T20:22:00Z">
          <w:r w:rsidDel="006B6A3F">
            <w:delText xml:space="preserve">Lidong Wang, Guanghui Wang and Cheryl Ann Alexander, “Big Data and Visualization: Methods, Challenges and Technology Progress” </w:delText>
          </w:r>
        </w:del>
      </w:ins>
      <w:ins w:id="1899" w:author="Crowder, Michael" w:date="2018-03-11T15:25:00Z">
        <w:del w:id="1900" w:author="Lauren Darr" w:date="2018-05-12T20:22:00Z">
          <w:r w:rsidR="006E00A0" w:rsidDel="006B6A3F">
            <w:delText>Digital</w:delText>
          </w:r>
        </w:del>
      </w:ins>
      <w:ins w:id="1901" w:author="Crowder, Michael" w:date="2018-03-11T15:24:00Z">
        <w:del w:id="1902" w:author="Lauren Darr" w:date="2018-05-12T20:22:00Z">
          <w:r w:rsidDel="006B6A3F">
            <w:delText xml:space="preserve"> </w:delText>
          </w:r>
        </w:del>
      </w:ins>
      <w:ins w:id="1903" w:author="Crowder, Michael" w:date="2018-03-11T15:25:00Z">
        <w:del w:id="1904" w:author="Lauren Darr" w:date="2018-05-12T20:22:00Z">
          <w:r w:rsidR="006E00A0" w:rsidDel="006B6A3F">
            <w:delText>Technologies</w:delText>
          </w:r>
        </w:del>
      </w:ins>
      <w:ins w:id="1905" w:author="Crowder, Michael" w:date="2018-03-11T15:24:00Z">
        <w:del w:id="1906" w:author="Lauren Darr" w:date="2018-05-12T20:22:00Z">
          <w:r w:rsidDel="006B6A3F">
            <w:delText>, vol 1, no 1 (2015)</w:delText>
          </w:r>
        </w:del>
      </w:ins>
      <w:ins w:id="1907" w:author="Crowder, Michael" w:date="2018-03-11T15:25:00Z">
        <w:del w:id="1908" w:author="Lauren Darr" w:date="2018-05-12T20:22:00Z">
          <w:r w:rsidR="006E00A0" w:rsidDel="006B6A3F">
            <w:delText>.</w:delText>
          </w:r>
        </w:del>
      </w:ins>
    </w:p>
    <w:p w14:paraId="2E1ACD3B" w14:textId="77777777" w:rsidR="00590DF5" w:rsidDel="00EE31EF" w:rsidRDefault="004F396B" w:rsidP="006F791C">
      <w:pPr>
        <w:pStyle w:val="reference"/>
        <w:numPr>
          <w:ilvl w:val="0"/>
          <w:numId w:val="4"/>
        </w:numPr>
        <w:rPr>
          <w:ins w:id="1909" w:author="Crowder, Michael" w:date="2018-03-11T16:15:00Z"/>
          <w:del w:id="1910" w:author="Lauren Darr" w:date="2018-05-12T20:44:00Z"/>
        </w:rPr>
      </w:pPr>
      <w:ins w:id="1911" w:author="Crowder, Michael" w:date="2018-03-11T15:58:00Z">
        <w:del w:id="1912" w:author="Lauren Darr" w:date="2018-05-12T20:44:00Z">
          <w:r w:rsidDel="00EE31EF">
            <w:delText xml:space="preserve">J.H. Kwakkel et. Al., </w:delText>
          </w:r>
        </w:del>
      </w:ins>
      <w:ins w:id="1913" w:author="Crowder, Michael" w:date="2018-03-11T15:59:00Z">
        <w:del w:id="1914" w:author="Lauren Darr" w:date="2018-05-12T20:44:00Z">
          <w:r w:rsidDel="00EE31EF">
            <w:delText>Visualizing geo-spatial data in science, technology and innovation, Technological Forecasting and Social Change, 2012.</w:delText>
          </w:r>
        </w:del>
      </w:ins>
    </w:p>
    <w:p w14:paraId="5540203B" w14:textId="77777777" w:rsidR="00471582" w:rsidDel="00EE31EF" w:rsidRDefault="00471582" w:rsidP="006F791C">
      <w:pPr>
        <w:pStyle w:val="reference"/>
        <w:numPr>
          <w:ilvl w:val="0"/>
          <w:numId w:val="4"/>
        </w:numPr>
        <w:rPr>
          <w:ins w:id="1915" w:author="Crowder, Michael" w:date="2018-03-11T18:08:00Z"/>
          <w:del w:id="1916" w:author="Lauren Darr" w:date="2018-05-12T20:44:00Z"/>
        </w:rPr>
      </w:pPr>
      <w:ins w:id="1917" w:author="Crowder, Michael" w:date="2018-03-11T16:15:00Z">
        <w:del w:id="1918" w:author="Lauren Darr" w:date="2018-05-12T20:44:00Z">
          <w:r w:rsidDel="00EE31EF">
            <w:delText>International Association of Crime Analyst, Identifying High Crime Areas (2013).</w:delText>
          </w:r>
        </w:del>
      </w:ins>
    </w:p>
    <w:p w14:paraId="1821626F" w14:textId="77777777" w:rsidR="004F23C5" w:rsidDel="00EE31EF" w:rsidRDefault="004F23C5" w:rsidP="006F791C">
      <w:pPr>
        <w:pStyle w:val="reference"/>
        <w:numPr>
          <w:ilvl w:val="0"/>
          <w:numId w:val="4"/>
        </w:numPr>
        <w:rPr>
          <w:ins w:id="1919" w:author="Crowder, Michael" w:date="2018-03-14T19:08:00Z"/>
          <w:del w:id="1920" w:author="Lauren Darr" w:date="2018-05-12T20:44:00Z"/>
        </w:rPr>
      </w:pPr>
      <w:ins w:id="1921" w:author="Crowder, Michael" w:date="2018-03-11T18:09:00Z">
        <w:del w:id="1922" w:author="Lauren Darr" w:date="2018-05-12T20:44:00Z">
          <w:r w:rsidDel="00EE31EF">
            <w:delText>Lee et. al. “How do People Make Sense of Unfamilar Visualizations?: A Grounded Model of Novice Information Visualization</w:delText>
          </w:r>
        </w:del>
      </w:ins>
      <w:ins w:id="1923" w:author="Crowder, Michael" w:date="2018-03-11T18:10:00Z">
        <w:del w:id="1924" w:author="Lauren Darr" w:date="2018-05-12T20:44:00Z">
          <w:r w:rsidDel="00EE31EF">
            <w:delText xml:space="preserve"> Sensemaking, </w:delText>
          </w:r>
          <w:r w:rsidR="003A2657" w:rsidDel="00EE31EF">
            <w:delText>IEEE Transactions On Visualization and Computer Graphics, 2016</w:delText>
          </w:r>
        </w:del>
      </w:ins>
    </w:p>
    <w:p w14:paraId="53C9FE7C" w14:textId="77777777" w:rsidR="008574ED" w:rsidRDefault="00711B55" w:rsidP="006F791C">
      <w:pPr>
        <w:pStyle w:val="reference"/>
        <w:numPr>
          <w:ilvl w:val="0"/>
          <w:numId w:val="4"/>
        </w:numPr>
        <w:rPr>
          <w:ins w:id="1925" w:author="Crowder, Michael" w:date="2018-05-13T12:40:00Z"/>
        </w:rPr>
      </w:pPr>
      <w:ins w:id="1926" w:author="Crowder, Michael" w:date="2018-03-14T19:08:00Z">
        <w:del w:id="1927" w:author="Lauren Darr" w:date="2018-05-16T17:10:00Z">
          <w:r w:rsidDel="00094A12">
            <w:delText xml:space="preserve">Craig, </w:delText>
          </w:r>
        </w:del>
        <w:r>
          <w:t>Ketterer,</w:t>
        </w:r>
      </w:ins>
      <w:ins w:id="1928" w:author="Lauren Darr" w:date="2018-05-16T17:10:00Z">
        <w:r w:rsidR="00094A12">
          <w:t xml:space="preserve"> </w:t>
        </w:r>
      </w:ins>
      <w:ins w:id="1929" w:author="Lauren Darr" w:date="2018-05-16T17:12:00Z">
        <w:r w:rsidR="00094A12">
          <w:t>S</w:t>
        </w:r>
      </w:ins>
      <w:ins w:id="1930" w:author="Lauren Darr" w:date="2018-05-16T17:10:00Z">
        <w:r w:rsidR="00094A12">
          <w:t>.</w:t>
        </w:r>
      </w:ins>
      <w:ins w:id="1931" w:author="Crowder, Michael" w:date="2018-03-14T19:08:00Z">
        <w:r>
          <w:t xml:space="preserve"> </w:t>
        </w:r>
      </w:ins>
      <w:ins w:id="1932" w:author="Lauren Darr" w:date="2018-05-16T17:12:00Z">
        <w:r w:rsidR="00094A12">
          <w:t>&amp;</w:t>
        </w:r>
      </w:ins>
      <w:ins w:id="1933" w:author="Crowder, Michael" w:date="2018-03-14T19:08:00Z">
        <w:del w:id="1934" w:author="Lauren Darr" w:date="2018-05-16T17:12:00Z">
          <w:r w:rsidDel="00094A12">
            <w:delText>and</w:delText>
          </w:r>
        </w:del>
        <w:r>
          <w:t xml:space="preserve"> Yousuf</w:t>
        </w:r>
      </w:ins>
      <w:ins w:id="1935" w:author="Lauren Darr" w:date="2018-05-16T17:12:00Z">
        <w:r w:rsidR="00094A12">
          <w:t>, M.</w:t>
        </w:r>
      </w:ins>
      <w:ins w:id="1936" w:author="Lauren Darr" w:date="2018-05-16T17:10:00Z">
        <w:r w:rsidR="00094A12">
          <w:t>:</w:t>
        </w:r>
      </w:ins>
      <w:ins w:id="1937" w:author="Crowder, Michael" w:date="2018-03-14T19:08:00Z">
        <w:del w:id="1938" w:author="Lauren Darr" w:date="2018-05-16T17:10:00Z">
          <w:r w:rsidDel="00094A12">
            <w:delText>,</w:delText>
          </w:r>
        </w:del>
        <w:r>
          <w:t xml:space="preserve"> </w:t>
        </w:r>
      </w:ins>
      <w:ins w:id="1939" w:author="Crowder, Michael" w:date="2018-03-14T19:09:00Z">
        <w:del w:id="1940" w:author="Lauren Darr" w:date="2018-05-16T17:12:00Z">
          <w:r w:rsidDel="00094A12">
            <w:delText>“</w:delText>
          </w:r>
        </w:del>
        <w:r>
          <w:t>To Post or Not to Post: Online Discussion of Gun Permit Mapping and the Development of Ethical Standards in Data Journalism”, Journalism &amp; Mass Communication Quarterly</w:t>
        </w:r>
      </w:ins>
      <w:ins w:id="1941" w:author="Crowder, Michael" w:date="2018-03-14T19:10:00Z">
        <w:del w:id="1942" w:author="Lauren Darr" w:date="2018-05-16T17:12:00Z">
          <w:r w:rsidDel="00094A12">
            <w:delText>”</w:delText>
          </w:r>
        </w:del>
      </w:ins>
      <w:ins w:id="1943" w:author="Lauren Darr" w:date="2018-05-16T17:12:00Z">
        <w:r w:rsidR="00094A12">
          <w:t>.</w:t>
        </w:r>
      </w:ins>
      <w:ins w:id="1944" w:author="Lauren Darr" w:date="2018-05-16T17:13:00Z">
        <w:r w:rsidR="00094A12">
          <w:t xml:space="preserve"> AEJMC, 94(1)</w:t>
        </w:r>
      </w:ins>
      <w:ins w:id="1945" w:author="Crowder, Michael" w:date="2018-03-14T19:10:00Z">
        <w:del w:id="1946" w:author="Lauren Darr" w:date="2018-05-16T17:12:00Z">
          <w:r w:rsidDel="00094A12">
            <w:delText>,</w:delText>
          </w:r>
        </w:del>
        <w:r>
          <w:t xml:space="preserve"> </w:t>
        </w:r>
      </w:ins>
      <w:ins w:id="1947" w:author="Lauren Darr" w:date="2018-05-16T17:13:00Z">
        <w:r w:rsidR="00094A12">
          <w:t>(</w:t>
        </w:r>
      </w:ins>
      <w:ins w:id="1948" w:author="Crowder, Michael" w:date="2018-03-14T19:10:00Z">
        <w:r>
          <w:t>2017</w:t>
        </w:r>
      </w:ins>
      <w:ins w:id="1949" w:author="Lauren Darr" w:date="2018-05-16T17:13:00Z">
        <w:r w:rsidR="00094A12">
          <w:t>) 168-</w:t>
        </w:r>
      </w:ins>
      <w:ins w:id="1950" w:author="Lauren Darr" w:date="2018-05-16T17:14:00Z">
        <w:r w:rsidR="00094A12">
          <w:t>188</w:t>
        </w:r>
      </w:ins>
    </w:p>
    <w:p w14:paraId="0734C3CD" w14:textId="77777777" w:rsidR="0056452D" w:rsidRDefault="0056452D" w:rsidP="006F791C">
      <w:pPr>
        <w:pStyle w:val="reference"/>
        <w:numPr>
          <w:ilvl w:val="0"/>
          <w:numId w:val="4"/>
        </w:numPr>
        <w:rPr>
          <w:ins w:id="1951" w:author="Crowder, Michael" w:date="2018-05-13T13:13:00Z"/>
        </w:rPr>
      </w:pPr>
      <w:ins w:id="1952" w:author="Crowder, Michael" w:date="2018-05-13T12:40:00Z">
        <w:r>
          <w:t>Kimerling, A.</w:t>
        </w:r>
      </w:ins>
      <w:ins w:id="1953" w:author="Lauren Darr" w:date="2018-05-16T17:14:00Z">
        <w:r w:rsidR="00094A12">
          <w:t>J.</w:t>
        </w:r>
      </w:ins>
      <w:ins w:id="1954" w:author="Crowder, Michael" w:date="2018-05-13T12:40:00Z">
        <w:del w:id="1955" w:author="Lauren Darr" w:date="2018-05-16T17:14:00Z">
          <w:r w:rsidDel="00094A12">
            <w:delText xml:space="preserve"> Jon</w:delText>
          </w:r>
        </w:del>
      </w:ins>
      <w:ins w:id="1956" w:author="Lauren Darr" w:date="2018-05-16T17:14:00Z">
        <w:r w:rsidR="00094A12">
          <w:t>:</w:t>
        </w:r>
      </w:ins>
      <w:ins w:id="1957" w:author="Crowder, Michael" w:date="2018-05-13T12:40:00Z">
        <w:del w:id="1958" w:author="Lauren Darr" w:date="2018-05-16T17:14:00Z">
          <w:r w:rsidDel="00094A12">
            <w:delText>,</w:delText>
          </w:r>
        </w:del>
        <w:r>
          <w:t xml:space="preserve"> Dotting the Dot Map</w:t>
        </w:r>
      </w:ins>
      <w:ins w:id="1959" w:author="Lauren Darr" w:date="2018-05-16T17:14:00Z">
        <w:r w:rsidR="00094A12">
          <w:t>.</w:t>
        </w:r>
      </w:ins>
      <w:ins w:id="1960" w:author="Crowder, Michael" w:date="2018-05-13T12:41:00Z">
        <w:del w:id="1961" w:author="Lauren Darr" w:date="2018-05-16T17:14:00Z">
          <w:r w:rsidDel="00094A12">
            <w:delText>,</w:delText>
          </w:r>
        </w:del>
        <w:r>
          <w:t xml:space="preserve"> </w:t>
        </w:r>
        <w:del w:id="1962" w:author="Lauren Darr" w:date="2018-05-16T17:16:00Z">
          <w:r w:rsidDel="00094A12">
            <w:delText>Cartography and Geographic Information Science</w:delText>
          </w:r>
        </w:del>
      </w:ins>
      <w:ins w:id="1963" w:author="Lauren Darr" w:date="2018-05-16T17:16:00Z">
        <w:r w:rsidR="00094A12">
          <w:t>Cartogr. Geogr. Inf. Sc.</w:t>
        </w:r>
      </w:ins>
      <w:ins w:id="1964" w:author="Lauren Darr" w:date="2018-05-16T17:15:00Z">
        <w:r w:rsidR="00094A12">
          <w:t>, 36 (2)</w:t>
        </w:r>
      </w:ins>
      <w:ins w:id="1965" w:author="Crowder, Michael" w:date="2018-05-13T12:41:00Z">
        <w:r>
          <w:t xml:space="preserve"> (2009)</w:t>
        </w:r>
      </w:ins>
      <w:ins w:id="1966" w:author="Lauren Darr" w:date="2018-05-16T17:15:00Z">
        <w:r w:rsidR="00094A12">
          <w:t xml:space="preserve"> 165-182</w:t>
        </w:r>
      </w:ins>
    </w:p>
    <w:p w14:paraId="0E484067" w14:textId="77777777" w:rsidR="000F478D" w:rsidDel="00321394" w:rsidRDefault="000F478D" w:rsidP="006F791C">
      <w:pPr>
        <w:pStyle w:val="reference"/>
        <w:numPr>
          <w:ilvl w:val="0"/>
          <w:numId w:val="4"/>
        </w:numPr>
        <w:rPr>
          <w:ins w:id="1967" w:author="Crowder, Michael" w:date="2018-05-13T17:13:00Z"/>
          <w:del w:id="1968" w:author="Lauren Darr" w:date="2018-05-16T15:52:00Z"/>
        </w:rPr>
      </w:pPr>
      <w:ins w:id="1969" w:author="Crowder, Michael" w:date="2018-05-13T13:13:00Z">
        <w:del w:id="1970" w:author="Lauren Darr" w:date="2018-05-16T17:23:00Z">
          <w:r w:rsidDel="00DA6794">
            <w:delText>Roth, R</w:delText>
          </w:r>
        </w:del>
        <w:del w:id="1971" w:author="Lauren Darr" w:date="2018-05-16T17:17:00Z">
          <w:r w:rsidDel="00DA6794">
            <w:delText>obert,</w:delText>
          </w:r>
        </w:del>
        <w:del w:id="1972" w:author="Lauren Darr" w:date="2018-05-16T17:23:00Z">
          <w:r w:rsidDel="00DA6794">
            <w:delText xml:space="preserve"> Interactive Maps: What we know and what we need to know</w:delText>
          </w:r>
        </w:del>
        <w:del w:id="1973" w:author="Lauren Darr" w:date="2018-05-16T17:17:00Z">
          <w:r w:rsidDel="00DA6794">
            <w:delText>,</w:delText>
          </w:r>
        </w:del>
        <w:del w:id="1974" w:author="Lauren Darr" w:date="2018-05-16T17:23:00Z">
          <w:r w:rsidDel="00DA6794">
            <w:delText xml:space="preserve"> J</w:delText>
          </w:r>
        </w:del>
        <w:del w:id="1975" w:author="Lauren Darr" w:date="2018-05-16T17:17:00Z">
          <w:r w:rsidDel="00DA6794">
            <w:delText>ournal of Spatial Information Science</w:delText>
          </w:r>
        </w:del>
        <w:del w:id="1976" w:author="Lauren Darr" w:date="2018-05-16T17:23:00Z">
          <w:r w:rsidDel="00DA6794">
            <w:delText xml:space="preserve"> (2013)</w:delText>
          </w:r>
        </w:del>
      </w:ins>
    </w:p>
    <w:p w14:paraId="04DB7A5A" w14:textId="77777777" w:rsidR="006F791C" w:rsidRPr="009A3755" w:rsidRDefault="006F791C">
      <w:pPr>
        <w:pStyle w:val="reference"/>
        <w:pPrChange w:id="1977" w:author="Lauren Darr" w:date="2018-03-09T15:59:00Z">
          <w:pPr>
            <w:pStyle w:val="reference"/>
            <w:numPr>
              <w:numId w:val="4"/>
            </w:numPr>
            <w:ind w:left="720" w:hanging="360"/>
          </w:pPr>
        </w:pPrChange>
      </w:pPr>
    </w:p>
    <w:p w14:paraId="72F17462" w14:textId="77777777" w:rsidR="009B1D59" w:rsidRPr="009A3755" w:rsidRDefault="009B1D59" w:rsidP="003E1437">
      <w:pPr>
        <w:pStyle w:val="heading10"/>
        <w:outlineLvl w:val="0"/>
      </w:pPr>
      <w:bookmarkStart w:id="1978" w:name="OLE_LINK1"/>
      <w:r w:rsidRPr="009A3755">
        <w:lastRenderedPageBreak/>
        <w:t xml:space="preserve">Appendix: Springer-Author Discount </w:t>
      </w:r>
    </w:p>
    <w:bookmarkEnd w:id="1978"/>
    <w:p w14:paraId="340ABB74" w14:textId="77777777" w:rsidR="009B1D59" w:rsidRPr="009942DC" w:rsidDel="00A1766B" w:rsidRDefault="009B1D59" w:rsidP="009B1D59">
      <w:pPr>
        <w:pStyle w:val="p1a"/>
        <w:rPr>
          <w:del w:id="1979" w:author="Crowder, Michael" w:date="2018-03-14T18:33:00Z"/>
        </w:rPr>
      </w:pPr>
      <w:del w:id="1980" w:author="Crowder, Michael" w:date="2018-03-14T18:33:00Z">
        <w:r w:rsidRPr="009942DC" w:rsidDel="00A1766B">
          <w:delText xml:space="preserve">LNCS authors are entitled to a 33.3% discount off all Springer publications. Before placing an order, they should send an email to </w:delText>
        </w:r>
        <w:r w:rsidRPr="009942DC" w:rsidDel="00A1766B">
          <w:fldChar w:fldCharType="begin"/>
        </w:r>
        <w:r w:rsidRPr="009942DC" w:rsidDel="00A1766B">
          <w:delInstrText xml:space="preserve"> HYPERLINK "mailto:SDC.bookorder@springer.com" </w:delInstrText>
        </w:r>
        <w:r w:rsidRPr="009942DC" w:rsidDel="00A1766B">
          <w:fldChar w:fldCharType="separate"/>
        </w:r>
        <w:r w:rsidRPr="009942DC" w:rsidDel="00A1766B">
          <w:rPr>
            <w:rStyle w:val="Hyperlink"/>
          </w:rPr>
          <w:delText>SDC.bookorder@springer.com</w:delText>
        </w:r>
        <w:r w:rsidRPr="009942DC" w:rsidDel="00A1766B">
          <w:fldChar w:fldCharType="end"/>
        </w:r>
        <w:r w:rsidRPr="009942DC" w:rsidDel="00A1766B">
          <w:delText>, giving full details of their Springer publication, to obtain a so-called token. This token is a number, which must be entered when placing an order via the Internet, in order to obtain the discount.</w:delText>
        </w:r>
      </w:del>
    </w:p>
    <w:p w14:paraId="1AC621B1" w14:textId="77777777" w:rsidR="009B1D59" w:rsidDel="00A1766B" w:rsidRDefault="009B1D59" w:rsidP="009942DC">
      <w:pPr>
        <w:pStyle w:val="heading10"/>
        <w:rPr>
          <w:del w:id="1981" w:author="Crowder, Michael" w:date="2018-03-14T18:33:00Z"/>
        </w:rPr>
      </w:pPr>
      <w:del w:id="1982" w:author="Crowder, Michael" w:date="2018-03-14T18:33:00Z">
        <w:r w:rsidDel="00A1766B">
          <w:delText>Checklist of Items to be Sent to Volume Editors</w:delText>
        </w:r>
      </w:del>
    </w:p>
    <w:p w14:paraId="3E0740E4" w14:textId="77777777" w:rsidR="009B1D59" w:rsidDel="00A1766B" w:rsidRDefault="009B1D59" w:rsidP="009942DC">
      <w:pPr>
        <w:pStyle w:val="NumberedItem"/>
        <w:numPr>
          <w:ilvl w:val="0"/>
          <w:numId w:val="3"/>
        </w:numPr>
        <w:rPr>
          <w:del w:id="1983" w:author="Crowder, Michael" w:date="2018-03-14T18:33:00Z"/>
        </w:rPr>
      </w:pPr>
      <w:del w:id="1984" w:author="Crowder, Michael" w:date="2018-03-14T18:33:00Z">
        <w:r w:rsidDel="00A1766B">
          <w:delText>A final Word or RTF file</w:delText>
        </w:r>
      </w:del>
    </w:p>
    <w:p w14:paraId="37515082" w14:textId="77777777" w:rsidR="009B1D59" w:rsidDel="00A1766B" w:rsidRDefault="009B1D59" w:rsidP="009942DC">
      <w:pPr>
        <w:pStyle w:val="NumberedItem"/>
        <w:numPr>
          <w:ilvl w:val="0"/>
          <w:numId w:val="3"/>
        </w:numPr>
        <w:rPr>
          <w:del w:id="1985" w:author="Crowder, Michael" w:date="2018-03-14T18:33:00Z"/>
        </w:rPr>
      </w:pPr>
      <w:del w:id="1986" w:author="Crowder, Michael" w:date="2018-03-14T18:33:00Z">
        <w:r w:rsidDel="00A1766B">
          <w:delText>A final PDF file</w:delText>
        </w:r>
      </w:del>
    </w:p>
    <w:p w14:paraId="458A515C" w14:textId="77777777" w:rsidR="009B1D59" w:rsidDel="00A1766B" w:rsidRDefault="009B1D59" w:rsidP="009942DC">
      <w:pPr>
        <w:pStyle w:val="NumberedItem"/>
        <w:numPr>
          <w:ilvl w:val="0"/>
          <w:numId w:val="3"/>
        </w:numPr>
        <w:rPr>
          <w:del w:id="1987" w:author="Crowder, Michael" w:date="2018-03-14T18:33:00Z"/>
        </w:rPr>
      </w:pPr>
      <w:del w:id="1988" w:author="Crowder, Michael" w:date="2018-03-14T18:33:00Z">
        <w:r w:rsidDel="00A1766B">
          <w:delText>A copyright form, signed by one author on behalf of all the authors of the paper</w:delText>
        </w:r>
      </w:del>
    </w:p>
    <w:p w14:paraId="666010DC" w14:textId="77777777" w:rsidR="009B1D59" w:rsidRPr="009A3755" w:rsidDel="00A1766B" w:rsidRDefault="009B1D59" w:rsidP="009942DC">
      <w:pPr>
        <w:pStyle w:val="NumberedItem"/>
        <w:numPr>
          <w:ilvl w:val="0"/>
          <w:numId w:val="3"/>
        </w:numPr>
        <w:rPr>
          <w:del w:id="1989" w:author="Crowder, Michael" w:date="2018-03-14T18:33:00Z"/>
        </w:rPr>
      </w:pPr>
      <w:del w:id="1990" w:author="Crowder, Michael" w:date="2018-03-14T18:33:00Z">
        <w:r w:rsidDel="00A1766B">
          <w:delText>A readme giving the first name(s) and the surname(s) of all the authors of the paper as well as the name and email address of the corresponding author</w:delText>
        </w:r>
      </w:del>
    </w:p>
    <w:p w14:paraId="0E73AAFB" w14:textId="77777777" w:rsidR="009B1D59" w:rsidRPr="009A3755" w:rsidRDefault="009B1D59" w:rsidP="009B1D59"/>
    <w:p w14:paraId="0673179C" w14:textId="77777777" w:rsidR="009B1D59" w:rsidRPr="009A3755" w:rsidRDefault="009B1D59" w:rsidP="009B1D59"/>
    <w:p w14:paraId="085D6689" w14:textId="77777777" w:rsidR="009B1D59" w:rsidRDefault="009B1D59"/>
    <w:sectPr w:rsidR="009B1D59">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Engels" w:date="2018-06-09T11:31:00Z" w:initials="DE">
    <w:p w14:paraId="2CA8A8C2" w14:textId="2BEDEC18" w:rsidR="0069555C" w:rsidRDefault="0069555C">
      <w:pPr>
        <w:pStyle w:val="CommentText"/>
      </w:pPr>
      <w:r>
        <w:rPr>
          <w:rStyle w:val="CommentReference"/>
        </w:rPr>
        <w:annotationRef/>
      </w:r>
      <w:r>
        <w:t xml:space="preserve">3/5 no problem statement, follow the format, short introduction.  You don’t actually give the framework anywhere in this draft nor do you have a place where you have indicated it will be presented. Need to have a section where you give the framework. The structure needs work, but </w:t>
      </w:r>
      <w:r w:rsidR="00541D49">
        <w:rPr>
          <w:noProof/>
        </w:rPr>
        <w:t>you have the basic data. Some of it is written at too high a level...details do need to be given on the algorithms and methods but not on the imlementaion</w:t>
      </w:r>
      <w:bookmarkStart w:id="3" w:name="_GoBack"/>
      <w:bookmarkEnd w:id="3"/>
    </w:p>
  </w:comment>
  <w:comment w:id="128" w:author="Daniel Engels" w:date="2018-06-08T15:00:00Z" w:initials="DE">
    <w:p w14:paraId="1A757F23" w14:textId="77777777" w:rsidR="00684552" w:rsidRDefault="00684552">
      <w:pPr>
        <w:pStyle w:val="CommentText"/>
      </w:pPr>
      <w:r>
        <w:rPr>
          <w:rStyle w:val="CommentReference"/>
        </w:rPr>
        <w:annotationRef/>
      </w:r>
      <w:r>
        <w:t xml:space="preserve">Your paper is about visualizing crime data.  You should lead </w:t>
      </w:r>
      <w:r w:rsidR="00643070">
        <w:t>with a sentence focused on</w:t>
      </w:r>
      <w:r>
        <w:t xml:space="preserve"> visualization of criminal data</w:t>
      </w:r>
      <w:r w:rsidR="00643070">
        <w:t xml:space="preserve"> (possibly the usefulness of it)</w:t>
      </w:r>
      <w:r>
        <w:t xml:space="preserve"> and not a definition of open data.</w:t>
      </w:r>
      <w:r w:rsidR="00643070">
        <w:t xml:space="preserve">  You can save the definition of open data for later in the paragraph or in some other section. </w:t>
      </w:r>
    </w:p>
  </w:comment>
  <w:comment w:id="131" w:author="Daniel Engels" w:date="2018-06-09T09:31:00Z" w:initials="DE">
    <w:p w14:paraId="4D3512B0" w14:textId="052A9E6E" w:rsidR="00A15B18" w:rsidRDefault="00A15B18">
      <w:pPr>
        <w:pStyle w:val="CommentText"/>
      </w:pPr>
      <w:r>
        <w:rPr>
          <w:rStyle w:val="CommentReference"/>
        </w:rPr>
        <w:annotationRef/>
      </w:r>
      <w:r>
        <w:t xml:space="preserve">ON FOOTNOTES: add more than just a link. </w:t>
      </w:r>
    </w:p>
  </w:comment>
  <w:comment w:id="154" w:author="Daniel Engels" w:date="2018-06-09T08:24:00Z" w:initials="DE">
    <w:p w14:paraId="6A6AAF6B" w14:textId="7070F1F8" w:rsidR="0015658C" w:rsidRDefault="0015658C">
      <w:pPr>
        <w:pStyle w:val="CommentText"/>
      </w:pPr>
      <w:r>
        <w:rPr>
          <w:rStyle w:val="CommentReference"/>
        </w:rPr>
        <w:annotationRef/>
      </w:r>
      <w:r>
        <w:t>You should be able to find a citable publication for this.  Your footnote should include more than just a link.  Some short explanation would be good to include so that the reader is able to understand what the link is referring to…you know, add some extra information that is beyond what you have in the text and what is necessary to understand your story.</w:t>
      </w:r>
    </w:p>
  </w:comment>
  <w:comment w:id="164" w:author="Daniel Engels" w:date="2018-06-09T09:07:00Z" w:initials="DE">
    <w:p w14:paraId="4900E68C" w14:textId="77777777" w:rsidR="00952F50" w:rsidRDefault="00952F50" w:rsidP="00952F50">
      <w:pPr>
        <w:pStyle w:val="CommentText"/>
      </w:pPr>
      <w:r>
        <w:rPr>
          <w:rStyle w:val="CommentReference"/>
        </w:rPr>
        <w:annotationRef/>
      </w:r>
      <w:r>
        <w:t xml:space="preserve">DEFINE ON FIRST USE. </w:t>
      </w:r>
      <w:r>
        <w:t>The Abstract doesn’t count as first use since that is technically not part of the paper proper.</w:t>
      </w:r>
    </w:p>
    <w:p w14:paraId="693BA4DD" w14:textId="0F18526F" w:rsidR="00952F50" w:rsidRDefault="00952F50">
      <w:pPr>
        <w:pStyle w:val="CommentText"/>
      </w:pPr>
    </w:p>
  </w:comment>
  <w:comment w:id="185" w:author="Daniel Engels" w:date="2018-06-09T09:06:00Z" w:initials="DE">
    <w:p w14:paraId="44EDB646" w14:textId="7A276FF0" w:rsidR="00952F50" w:rsidRDefault="00952F50">
      <w:pPr>
        <w:pStyle w:val="CommentText"/>
      </w:pPr>
      <w:r>
        <w:rPr>
          <w:rStyle w:val="CommentReference"/>
        </w:rPr>
        <w:annotationRef/>
      </w:r>
      <w:r>
        <w:t>DEFINE ON FIRST USE. The Abstract doesn’t count as first use since that is technically not part of the paper proper.</w:t>
      </w:r>
    </w:p>
  </w:comment>
  <w:comment w:id="188" w:author="Daniel Engels" w:date="2018-06-09T09:19:00Z" w:initials="DE">
    <w:p w14:paraId="34723597" w14:textId="3E8830AB" w:rsidR="00227296" w:rsidRDefault="00227296">
      <w:pPr>
        <w:pStyle w:val="CommentText"/>
      </w:pPr>
      <w:r>
        <w:rPr>
          <w:rStyle w:val="CommentReference"/>
        </w:rPr>
        <w:annotationRef/>
      </w:r>
      <w:r>
        <w:t>Why is this important for the reader to know at this point in time? You are motivating the problem by defining the general problem domain…but you don’t motivate the problem in this paragraph. You give facts that are useful but don’t get to the problem…so, why should the reader care about what you’ve written?</w:t>
      </w:r>
    </w:p>
  </w:comment>
  <w:comment w:id="205" w:author="Daniel Engels" w:date="2018-06-08T15:22:00Z" w:initials="DE">
    <w:p w14:paraId="7988C779" w14:textId="1A704B89" w:rsidR="00F673E2" w:rsidRDefault="00F673E2">
      <w:pPr>
        <w:pStyle w:val="CommentText"/>
      </w:pPr>
      <w:r>
        <w:rPr>
          <w:rStyle w:val="CommentReference"/>
        </w:rPr>
        <w:annotationRef/>
      </w:r>
      <w:r>
        <w:t>Wrong indentation</w:t>
      </w:r>
      <w:r w:rsidR="00AD72B6">
        <w:t xml:space="preserve"> spacing</w:t>
      </w:r>
      <w:r>
        <w:t>. Use the given format</w:t>
      </w:r>
      <w:r w:rsidR="00AD72B6">
        <w:t xml:space="preserve"> without modification.</w:t>
      </w:r>
    </w:p>
  </w:comment>
  <w:comment w:id="207" w:author="Daniel Engels" w:date="2018-06-09T09:25:00Z" w:initials="DE">
    <w:p w14:paraId="35B2F171" w14:textId="68051C23" w:rsidR="00227296" w:rsidRDefault="00227296" w:rsidP="00227296">
      <w:pPr>
        <w:pStyle w:val="CommentText"/>
      </w:pPr>
      <w:r>
        <w:rPr>
          <w:rStyle w:val="CommentReference"/>
        </w:rPr>
        <w:annotationRef/>
      </w:r>
      <w:r>
        <w:t>This paragraph is about resources for crime data analysis.  HOWEVER, you don’t talk about resources for crime data analysis. Instead, you talk about the number, type, and fragmented nature of the law enforcement agencies. This is a complete disconnect on topic sentence and paragraph detail sentences.</w:t>
      </w:r>
    </w:p>
  </w:comment>
  <w:comment w:id="1013" w:author="Daniel Engels" w:date="2018-06-09T11:27:00Z" w:initials="DE">
    <w:p w14:paraId="5BB0E959" w14:textId="2121F36E" w:rsidR="00EF04B5" w:rsidRDefault="00EF04B5">
      <w:pPr>
        <w:pStyle w:val="CommentText"/>
      </w:pPr>
      <w:r>
        <w:rPr>
          <w:rStyle w:val="CommentReference"/>
        </w:rPr>
        <w:annotationRef/>
      </w:r>
      <w:r>
        <w:t>WHY ARE YOU MAKING THIS ASSUMPTION? IT ACTUALLY SEEMS CORRECT ONLY FOR SOME RANDOM CITIZENS LOOKING AT CRIME DATA AND IS ABSOLUTELY FALSE FOR LAW ENFORCEMENT.</w:t>
      </w:r>
    </w:p>
  </w:comment>
  <w:comment w:id="1535" w:author="Daniel Engels" w:date="2018-06-09T10:47:00Z" w:initials="DE">
    <w:p w14:paraId="2FD1F056" w14:textId="636613E4" w:rsidR="007737B2" w:rsidRDefault="007737B2">
      <w:pPr>
        <w:pStyle w:val="CommentText"/>
      </w:pPr>
      <w:r>
        <w:rPr>
          <w:rStyle w:val="CommentReference"/>
        </w:rPr>
        <w:annotationRef/>
      </w:r>
      <w:r>
        <w:t xml:space="preserve">Why not? Seems pretty easy to begin my own knowledge construction when lots of dots form large red clusters that’s a hot spot of criminal activity. </w:t>
      </w:r>
    </w:p>
  </w:comment>
  <w:comment w:id="1555" w:author="Daniel Engels" w:date="2018-06-09T10:30:00Z" w:initials="DE">
    <w:p w14:paraId="48A47264" w14:textId="48C1461A" w:rsidR="003F7B3E" w:rsidRDefault="003F7B3E">
      <w:pPr>
        <w:pStyle w:val="CommentText"/>
      </w:pPr>
      <w:r>
        <w:rPr>
          <w:rStyle w:val="CommentReference"/>
        </w:rPr>
        <w:annotationRef/>
      </w:r>
      <w:r>
        <w:t>What does this have to do with a heatmap?</w:t>
      </w:r>
    </w:p>
  </w:comment>
  <w:comment w:id="1649" w:author="Daniel Engels" w:date="2018-06-09T10:10:00Z" w:initials="DE">
    <w:p w14:paraId="4608AAF4" w14:textId="2E4DD005" w:rsidR="00F52D2A" w:rsidRDefault="00F52D2A">
      <w:pPr>
        <w:pStyle w:val="CommentText"/>
      </w:pPr>
      <w:r>
        <w:rPr>
          <w:rStyle w:val="CommentReference"/>
        </w:rPr>
        <w:annotationRef/>
      </w:r>
      <w:r>
        <w:t>This is background not ethics. Belongs in a background section.</w:t>
      </w:r>
    </w:p>
  </w:comment>
  <w:comment w:id="1670" w:author="Daniel Engels" w:date="2018-06-09T10:03:00Z" w:initials="DE">
    <w:p w14:paraId="785FA90D" w14:textId="2D65A27B" w:rsidR="0065307A" w:rsidRDefault="0065307A">
      <w:pPr>
        <w:pStyle w:val="CommentText"/>
      </w:pPr>
      <w:r>
        <w:rPr>
          <w:rStyle w:val="CommentReference"/>
        </w:rPr>
        <w:annotationRef/>
      </w:r>
      <w:r>
        <w:t>How is this supported by the rest of the paper?</w:t>
      </w:r>
      <w:r w:rsidR="00F52D2A">
        <w:t xml:space="preserve"> Why is this ethics?</w:t>
      </w:r>
      <w:r>
        <w:t xml:space="preserve"> This should be background, not here.</w:t>
      </w:r>
      <w:r w:rsidR="00F52D2A">
        <w:t xml:space="preserve"> Also, needs to be written in tutorial style not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A8A8C2" w15:done="0"/>
  <w15:commentEx w15:paraId="1A757F23" w15:done="0"/>
  <w15:commentEx w15:paraId="4D3512B0" w15:done="0"/>
  <w15:commentEx w15:paraId="6A6AAF6B" w15:done="0"/>
  <w15:commentEx w15:paraId="693BA4DD" w15:done="0"/>
  <w15:commentEx w15:paraId="44EDB646" w15:done="0"/>
  <w15:commentEx w15:paraId="34723597" w15:done="0"/>
  <w15:commentEx w15:paraId="7988C779" w15:done="0"/>
  <w15:commentEx w15:paraId="35B2F171" w15:done="0"/>
  <w15:commentEx w15:paraId="5BB0E959" w15:done="0"/>
  <w15:commentEx w15:paraId="2FD1F056" w15:done="0"/>
  <w15:commentEx w15:paraId="48A47264" w15:done="0"/>
  <w15:commentEx w15:paraId="4608AAF4" w15:done="0"/>
  <w15:commentEx w15:paraId="785FA9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A8A8C2" w16cid:durableId="1EC6392C"/>
  <w16cid:commentId w16cid:paraId="1A757F23" w16cid:durableId="1EC51880"/>
  <w16cid:commentId w16cid:paraId="4D3512B0" w16cid:durableId="1EC61CDE"/>
  <w16cid:commentId w16cid:paraId="6A6AAF6B" w16cid:durableId="1EC60D21"/>
  <w16cid:commentId w16cid:paraId="693BA4DD" w16cid:durableId="1EC61753"/>
  <w16cid:commentId w16cid:paraId="44EDB646" w16cid:durableId="1EC61723"/>
  <w16cid:commentId w16cid:paraId="34723597" w16cid:durableId="1EC61A11"/>
  <w16cid:commentId w16cid:paraId="7988C779" w16cid:durableId="1EC51D99"/>
  <w16cid:commentId w16cid:paraId="35B2F171" w16cid:durableId="1EC61BA1"/>
  <w16cid:commentId w16cid:paraId="5BB0E959" w16cid:durableId="1EC6381D"/>
  <w16cid:commentId w16cid:paraId="2FD1F056" w16cid:durableId="1EC62EA7"/>
  <w16cid:commentId w16cid:paraId="48A47264" w16cid:durableId="1EC62AAD"/>
  <w16cid:commentId w16cid:paraId="4608AAF4" w16cid:durableId="1EC62628"/>
  <w16cid:commentId w16cid:paraId="785FA90D" w16cid:durableId="1EC624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93B18" w14:textId="77777777" w:rsidR="00541D49" w:rsidRDefault="00541D49">
      <w:r>
        <w:separator/>
      </w:r>
    </w:p>
  </w:endnote>
  <w:endnote w:type="continuationSeparator" w:id="0">
    <w:p w14:paraId="46AB1EF3" w14:textId="77777777" w:rsidR="00541D49" w:rsidRDefault="00541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E64A5" w14:textId="77777777" w:rsidR="00541D49" w:rsidRDefault="00541D49">
      <w:r>
        <w:separator/>
      </w:r>
    </w:p>
  </w:footnote>
  <w:footnote w:type="continuationSeparator" w:id="0">
    <w:p w14:paraId="5D29B748" w14:textId="77777777" w:rsidR="00541D49" w:rsidRDefault="00541D49">
      <w:r>
        <w:continuationSeparator/>
      </w:r>
    </w:p>
  </w:footnote>
  <w:footnote w:id="1">
    <w:p w14:paraId="38D65CE0" w14:textId="77777777" w:rsidR="009850FC" w:rsidRDefault="009850FC" w:rsidP="004804B1">
      <w:pPr>
        <w:pStyle w:val="FootnoteText"/>
        <w:rPr>
          <w:ins w:id="132" w:author="Lauren Darr" w:date="2018-05-08T08:40:00Z"/>
        </w:rPr>
      </w:pPr>
      <w:ins w:id="133" w:author="Lauren Darr" w:date="2018-05-08T08:40:00Z">
        <w:r>
          <w:rPr>
            <w:rStyle w:val="FootnoteReference"/>
          </w:rPr>
          <w:footnoteRef/>
        </w:r>
        <w:r>
          <w:t xml:space="preserve"> </w:t>
        </w:r>
        <w:r w:rsidRPr="00912D33">
          <w:t>http://opendatahandbook.org/guide/en/what-is-open-data/</w:t>
        </w:r>
      </w:ins>
    </w:p>
  </w:footnote>
  <w:footnote w:id="2">
    <w:p w14:paraId="12B5D6B1" w14:textId="77777777" w:rsidR="009850FC" w:rsidRDefault="009850FC">
      <w:pPr>
        <w:pStyle w:val="FootnoteText"/>
      </w:pPr>
      <w:ins w:id="156" w:author="Lauren Darr" w:date="2018-05-08T10:49:00Z">
        <w:r>
          <w:rPr>
            <w:rStyle w:val="FootnoteReference"/>
          </w:rPr>
          <w:footnoteRef/>
        </w:r>
        <w:r>
          <w:t xml:space="preserve"> </w:t>
        </w:r>
      </w:ins>
      <w:ins w:id="157" w:author="Lauren Darr" w:date="2018-05-08T10:53:00Z">
        <w:r w:rsidRPr="00064247">
          <w:t>https://ucr.fbi.gov/</w:t>
        </w:r>
      </w:ins>
    </w:p>
  </w:footnote>
  <w:footnote w:id="3">
    <w:p w14:paraId="64FA0B8E" w14:textId="77777777" w:rsidR="009850FC" w:rsidRDefault="009850FC">
      <w:pPr>
        <w:pStyle w:val="FootnoteText"/>
      </w:pPr>
      <w:ins w:id="427" w:author="Lauren Darr" w:date="2018-05-09T12:28:00Z">
        <w:r>
          <w:rPr>
            <w:rStyle w:val="FootnoteReference"/>
          </w:rPr>
          <w:footnoteRef/>
        </w:r>
        <w:r>
          <w:t xml:space="preserve"> </w:t>
        </w:r>
      </w:ins>
      <w:ins w:id="428" w:author="Lauren Darr" w:date="2018-05-09T12:29:00Z">
        <w:r w:rsidRPr="00140183">
          <w:t>http://parisinnovationreview.com/articles-en/a-brief-history-of-open-data</w:t>
        </w:r>
      </w:ins>
    </w:p>
  </w:footnote>
  <w:footnote w:id="4">
    <w:p w14:paraId="679A3CD2" w14:textId="77777777" w:rsidR="009850FC" w:rsidRPr="00A85749" w:rsidRDefault="009850FC">
      <w:pPr>
        <w:pStyle w:val="FootnoteText"/>
      </w:pPr>
      <w:ins w:id="433" w:author="Lauren Darr" w:date="2018-05-09T13:22:00Z">
        <w:r w:rsidRPr="00A85749">
          <w:rPr>
            <w:rStyle w:val="FootnoteReference"/>
          </w:rPr>
          <w:footnoteRef/>
        </w:r>
        <w:r w:rsidRPr="00A85749">
          <w:t xml:space="preserve"> </w:t>
        </w:r>
        <w:r w:rsidRPr="00A85749">
          <w:rPr>
            <w:rPrChange w:id="434" w:author="Lauren Darr" w:date="2018-05-09T15:02:00Z">
              <w:rPr>
                <w:highlight w:val="yellow"/>
              </w:rPr>
            </w:rPrChange>
          </w:rPr>
          <w:fldChar w:fldCharType="begin"/>
        </w:r>
        <w:r w:rsidRPr="00A85749">
          <w:rPr>
            <w:rPrChange w:id="435" w:author="Lauren Darr" w:date="2018-05-09T15:02:00Z">
              <w:rPr>
                <w:highlight w:val="yellow"/>
              </w:rPr>
            </w:rPrChange>
          </w:rPr>
          <w:instrText xml:space="preserve"> HYPERLINK "http://opendatahandbook.org/guide/en/why-open-data/" </w:instrText>
        </w:r>
        <w:r w:rsidRPr="00A85749">
          <w:rPr>
            <w:rPrChange w:id="436" w:author="Lauren Darr" w:date="2018-05-09T15:02:00Z">
              <w:rPr>
                <w:highlight w:val="yellow"/>
              </w:rPr>
            </w:rPrChange>
          </w:rPr>
          <w:fldChar w:fldCharType="separate"/>
        </w:r>
        <w:r w:rsidRPr="00A85749">
          <w:rPr>
            <w:rStyle w:val="Hyperlink"/>
            <w:rPrChange w:id="437" w:author="Lauren Darr" w:date="2018-05-09T15:02:00Z">
              <w:rPr>
                <w:rStyle w:val="Hyperlink"/>
                <w:highlight w:val="yellow"/>
              </w:rPr>
            </w:rPrChange>
          </w:rPr>
          <w:t>http://opendatahandbook.org/guide/en/why-open-data/</w:t>
        </w:r>
        <w:r w:rsidRPr="00A85749">
          <w:rPr>
            <w:rPrChange w:id="438" w:author="Lauren Darr" w:date="2018-05-09T15:02:00Z">
              <w:rPr>
                <w:highlight w:val="yellow"/>
              </w:rPr>
            </w:rPrChange>
          </w:rPr>
          <w:fldChar w:fldCharType="end"/>
        </w:r>
      </w:ins>
    </w:p>
  </w:footnote>
  <w:footnote w:id="5">
    <w:p w14:paraId="231C3642" w14:textId="77777777" w:rsidR="009850FC" w:rsidRDefault="009850FC">
      <w:pPr>
        <w:pStyle w:val="reference"/>
        <w:pPrChange w:id="459" w:author="Lauren Darr" w:date="2018-05-09T15:05:00Z">
          <w:pPr>
            <w:pStyle w:val="FootnoteText"/>
          </w:pPr>
        </w:pPrChange>
      </w:pPr>
      <w:ins w:id="460" w:author="Lauren Darr" w:date="2018-05-09T15:01:00Z">
        <w:r w:rsidRPr="00A85749">
          <w:rPr>
            <w:rStyle w:val="FootnoteReference"/>
          </w:rPr>
          <w:footnoteRef/>
        </w:r>
        <w:r w:rsidRPr="00A85749">
          <w:t xml:space="preserve"> </w:t>
        </w:r>
      </w:ins>
      <w:ins w:id="461" w:author="Lauren Darr" w:date="2018-05-09T15:02:00Z">
        <w:r w:rsidRPr="00A85749">
          <w:rPr>
            <w:rPrChange w:id="462" w:author="Lauren Darr" w:date="2018-05-09T15:02:00Z">
              <w:rPr>
                <w:highlight w:val="yellow"/>
              </w:rPr>
            </w:rPrChange>
          </w:rPr>
          <w:t>https://ucr.fbi.gov/nibrs/nibrs-user-manual</w:t>
        </w:r>
      </w:ins>
    </w:p>
  </w:footnote>
  <w:footnote w:id="6">
    <w:p w14:paraId="0C5A4005" w14:textId="77777777" w:rsidR="009850FC" w:rsidRDefault="009850FC">
      <w:pPr>
        <w:pStyle w:val="FootnoteText"/>
      </w:pPr>
      <w:ins w:id="467" w:author="Lauren Darr" w:date="2018-05-09T15:11:00Z">
        <w:r>
          <w:rPr>
            <w:rStyle w:val="FootnoteReference"/>
          </w:rPr>
          <w:footnoteRef/>
        </w:r>
        <w:r>
          <w:t xml:space="preserve"> </w:t>
        </w:r>
      </w:ins>
      <w:ins w:id="468" w:author="Lauren Darr" w:date="2018-05-09T15:12:00Z">
        <w:r w:rsidRPr="0075700F">
          <w:t>www.fbi.gov/audio-repository/news-speeches-comey-at-2015-iacp-conference.mp3/view</w:t>
        </w:r>
      </w:ins>
    </w:p>
  </w:footnote>
  <w:footnote w:id="7">
    <w:p w14:paraId="7D56C293" w14:textId="77777777" w:rsidR="009850FC" w:rsidRDefault="009850FC">
      <w:pPr>
        <w:pStyle w:val="FootnoteText"/>
      </w:pPr>
      <w:ins w:id="1157" w:author="Lauren Darr" w:date="2018-05-13T10:35:00Z">
        <w:r>
          <w:rPr>
            <w:rStyle w:val="FootnoteReference"/>
          </w:rPr>
          <w:footnoteRef/>
        </w:r>
        <w:r>
          <w:t xml:space="preserve"> </w:t>
        </w:r>
      </w:ins>
      <w:ins w:id="1158" w:author="Lauren Darr" w:date="2018-05-13T10:36:00Z">
        <w:r>
          <w:fldChar w:fldCharType="begin"/>
        </w:r>
        <w:r>
          <w:instrText xml:space="preserve"> HYPERLINK "</w:instrText>
        </w:r>
        <w:r w:rsidRPr="00B74953">
          <w:instrText>https://www.data.gov/safety/launching-the-police-data-initiative/</w:instrText>
        </w:r>
        <w:r>
          <w:instrText xml:space="preserve">" </w:instrText>
        </w:r>
        <w:r>
          <w:fldChar w:fldCharType="separate"/>
        </w:r>
        <w:r w:rsidRPr="00BF30CE">
          <w:rPr>
            <w:rStyle w:val="Hyperlink"/>
          </w:rPr>
          <w:t>https://www.data.gov/safety/launching-the-police-data-initiative/</w:t>
        </w:r>
        <w:r>
          <w:fldChar w:fldCharType="end"/>
        </w:r>
      </w:ins>
    </w:p>
  </w:footnote>
  <w:footnote w:id="8">
    <w:p w14:paraId="04737B8A" w14:textId="77777777" w:rsidR="00C072FA" w:rsidRDefault="00C072FA">
      <w:pPr>
        <w:pStyle w:val="FootnoteText"/>
      </w:pPr>
      <w:ins w:id="1235" w:author="Lauren Darr" w:date="2018-05-16T17:02:00Z">
        <w:r>
          <w:rPr>
            <w:rStyle w:val="FootnoteReference"/>
          </w:rPr>
          <w:footnoteRef/>
        </w:r>
        <w:r>
          <w:t xml:space="preserve"> </w:t>
        </w:r>
        <w:r w:rsidRPr="00C072FA">
          <w:t>https://www.dallasopendata.com/</w:t>
        </w:r>
      </w:ins>
    </w:p>
  </w:footnote>
  <w:footnote w:id="9">
    <w:p w14:paraId="5D57139B" w14:textId="77777777" w:rsidR="009850FC" w:rsidDel="00A1766B" w:rsidRDefault="009850FC" w:rsidP="009F4136">
      <w:pPr>
        <w:pStyle w:val="FootnoteText"/>
        <w:rPr>
          <w:del w:id="1383" w:author="Crowder, Michael" w:date="2018-03-14T18:31:00Z"/>
        </w:rPr>
      </w:pPr>
      <w:del w:id="1384" w:author="Crowder, Michael" w:date="2018-03-14T18:31:00Z">
        <w:r w:rsidDel="00A1766B">
          <w:rPr>
            <w:rStyle w:val="FootnoteReference"/>
          </w:rPr>
          <w:footnoteRef/>
        </w:r>
        <w:r w:rsidDel="00A1766B">
          <w:delText xml:space="preserve"> The footnote numeral is set flush left and the text follows with the usual word spacing. </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2"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6F724AA3"/>
    <w:multiLevelType w:val="hybridMultilevel"/>
    <w:tmpl w:val="2F2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Darr">
    <w15:presenceInfo w15:providerId="Windows Live" w15:userId="0a601551954fed73"/>
  </w15:person>
  <w15:person w15:author="Daniel Engels">
    <w15:presenceInfo w15:providerId="None" w15:userId="Daniel Engels"/>
  </w15:person>
  <w15:person w15:author="Crowder, Michael">
    <w15:presenceInfo w15:providerId="Windows Live" w15:userId="dd01f70e-cf68-401b-be30-2001a2d734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1089D"/>
    <w:rsid w:val="000162D7"/>
    <w:rsid w:val="00016EE8"/>
    <w:rsid w:val="000274C2"/>
    <w:rsid w:val="00040D46"/>
    <w:rsid w:val="00043DB5"/>
    <w:rsid w:val="00050CFA"/>
    <w:rsid w:val="00050DFE"/>
    <w:rsid w:val="00060FF3"/>
    <w:rsid w:val="00064247"/>
    <w:rsid w:val="0007080A"/>
    <w:rsid w:val="00076F57"/>
    <w:rsid w:val="00082281"/>
    <w:rsid w:val="00084EB3"/>
    <w:rsid w:val="00086731"/>
    <w:rsid w:val="000923B8"/>
    <w:rsid w:val="00094440"/>
    <w:rsid w:val="00094A12"/>
    <w:rsid w:val="0009625B"/>
    <w:rsid w:val="000B1963"/>
    <w:rsid w:val="000D11F9"/>
    <w:rsid w:val="000D6155"/>
    <w:rsid w:val="000E231F"/>
    <w:rsid w:val="000E2344"/>
    <w:rsid w:val="000E7052"/>
    <w:rsid w:val="000F478D"/>
    <w:rsid w:val="00100124"/>
    <w:rsid w:val="00127914"/>
    <w:rsid w:val="00135F83"/>
    <w:rsid w:val="00140183"/>
    <w:rsid w:val="001556DA"/>
    <w:rsid w:val="0015658C"/>
    <w:rsid w:val="00160C90"/>
    <w:rsid w:val="00165C6D"/>
    <w:rsid w:val="00177A85"/>
    <w:rsid w:val="00192EC8"/>
    <w:rsid w:val="00193259"/>
    <w:rsid w:val="001A0E40"/>
    <w:rsid w:val="001A161B"/>
    <w:rsid w:val="001A2199"/>
    <w:rsid w:val="001B32F5"/>
    <w:rsid w:val="001B52ED"/>
    <w:rsid w:val="001C6A34"/>
    <w:rsid w:val="001D25F8"/>
    <w:rsid w:val="001D3036"/>
    <w:rsid w:val="001D6FF8"/>
    <w:rsid w:val="001E2B8E"/>
    <w:rsid w:val="001E626F"/>
    <w:rsid w:val="001F15BC"/>
    <w:rsid w:val="00202392"/>
    <w:rsid w:val="00203798"/>
    <w:rsid w:val="00220769"/>
    <w:rsid w:val="00227169"/>
    <w:rsid w:val="00227296"/>
    <w:rsid w:val="0023012D"/>
    <w:rsid w:val="00235984"/>
    <w:rsid w:val="00241E5A"/>
    <w:rsid w:val="00243200"/>
    <w:rsid w:val="00252BAB"/>
    <w:rsid w:val="00260A6C"/>
    <w:rsid w:val="0026524B"/>
    <w:rsid w:val="00266A99"/>
    <w:rsid w:val="00276E54"/>
    <w:rsid w:val="002831F7"/>
    <w:rsid w:val="002A24BD"/>
    <w:rsid w:val="002A3EE9"/>
    <w:rsid w:val="002B18E0"/>
    <w:rsid w:val="002C16D7"/>
    <w:rsid w:val="002C65C3"/>
    <w:rsid w:val="002E0515"/>
    <w:rsid w:val="002E19AC"/>
    <w:rsid w:val="002E60E3"/>
    <w:rsid w:val="002E7D11"/>
    <w:rsid w:val="002F069D"/>
    <w:rsid w:val="00303142"/>
    <w:rsid w:val="00321394"/>
    <w:rsid w:val="003220EC"/>
    <w:rsid w:val="00326202"/>
    <w:rsid w:val="0033356C"/>
    <w:rsid w:val="00333CD5"/>
    <w:rsid w:val="0033784F"/>
    <w:rsid w:val="003528AC"/>
    <w:rsid w:val="00353E30"/>
    <w:rsid w:val="00371779"/>
    <w:rsid w:val="00372BE1"/>
    <w:rsid w:val="00376F80"/>
    <w:rsid w:val="00381212"/>
    <w:rsid w:val="00395B77"/>
    <w:rsid w:val="003A2657"/>
    <w:rsid w:val="003B7CB0"/>
    <w:rsid w:val="003C16D4"/>
    <w:rsid w:val="003C5FA0"/>
    <w:rsid w:val="003D3C40"/>
    <w:rsid w:val="003D4986"/>
    <w:rsid w:val="003E1437"/>
    <w:rsid w:val="003F7B3E"/>
    <w:rsid w:val="00404D3C"/>
    <w:rsid w:val="00412B3D"/>
    <w:rsid w:val="00421570"/>
    <w:rsid w:val="00422CA8"/>
    <w:rsid w:val="004238F7"/>
    <w:rsid w:val="0044770C"/>
    <w:rsid w:val="00455A7A"/>
    <w:rsid w:val="00471582"/>
    <w:rsid w:val="004804B1"/>
    <w:rsid w:val="004911F2"/>
    <w:rsid w:val="004A0958"/>
    <w:rsid w:val="004A63C0"/>
    <w:rsid w:val="004B6218"/>
    <w:rsid w:val="004C1F94"/>
    <w:rsid w:val="004E040A"/>
    <w:rsid w:val="004F0E75"/>
    <w:rsid w:val="004F23C5"/>
    <w:rsid w:val="004F396B"/>
    <w:rsid w:val="00505C09"/>
    <w:rsid w:val="00532D9B"/>
    <w:rsid w:val="0053357D"/>
    <w:rsid w:val="005369B4"/>
    <w:rsid w:val="00541D49"/>
    <w:rsid w:val="00542BA8"/>
    <w:rsid w:val="0055021B"/>
    <w:rsid w:val="005527BC"/>
    <w:rsid w:val="00562E37"/>
    <w:rsid w:val="0056452D"/>
    <w:rsid w:val="0057170D"/>
    <w:rsid w:val="00573325"/>
    <w:rsid w:val="00583B00"/>
    <w:rsid w:val="00586CFF"/>
    <w:rsid w:val="00590DF5"/>
    <w:rsid w:val="00590E1B"/>
    <w:rsid w:val="0059363E"/>
    <w:rsid w:val="00596699"/>
    <w:rsid w:val="005B004C"/>
    <w:rsid w:val="005B1B0B"/>
    <w:rsid w:val="005B249A"/>
    <w:rsid w:val="005B29EF"/>
    <w:rsid w:val="005C4766"/>
    <w:rsid w:val="005C64E4"/>
    <w:rsid w:val="005E0D4C"/>
    <w:rsid w:val="005F731C"/>
    <w:rsid w:val="00604494"/>
    <w:rsid w:val="00607235"/>
    <w:rsid w:val="00610D96"/>
    <w:rsid w:val="006225EA"/>
    <w:rsid w:val="0062490D"/>
    <w:rsid w:val="00631A51"/>
    <w:rsid w:val="00635D33"/>
    <w:rsid w:val="006371AD"/>
    <w:rsid w:val="00643070"/>
    <w:rsid w:val="00644212"/>
    <w:rsid w:val="00652234"/>
    <w:rsid w:val="0065307A"/>
    <w:rsid w:val="00654D0B"/>
    <w:rsid w:val="00657488"/>
    <w:rsid w:val="00663895"/>
    <w:rsid w:val="006727EF"/>
    <w:rsid w:val="00673417"/>
    <w:rsid w:val="0067477F"/>
    <w:rsid w:val="00684552"/>
    <w:rsid w:val="0069555C"/>
    <w:rsid w:val="006A1BD8"/>
    <w:rsid w:val="006B606C"/>
    <w:rsid w:val="006B6A3F"/>
    <w:rsid w:val="006D4FF6"/>
    <w:rsid w:val="006E00A0"/>
    <w:rsid w:val="006E2E63"/>
    <w:rsid w:val="006E3C03"/>
    <w:rsid w:val="006E3DEF"/>
    <w:rsid w:val="006F6B8C"/>
    <w:rsid w:val="006F71BB"/>
    <w:rsid w:val="006F791C"/>
    <w:rsid w:val="00702C73"/>
    <w:rsid w:val="00707B6C"/>
    <w:rsid w:val="00710DA7"/>
    <w:rsid w:val="00711B55"/>
    <w:rsid w:val="007131A7"/>
    <w:rsid w:val="00717D8A"/>
    <w:rsid w:val="00720126"/>
    <w:rsid w:val="007249AD"/>
    <w:rsid w:val="007309D0"/>
    <w:rsid w:val="00731363"/>
    <w:rsid w:val="007358DD"/>
    <w:rsid w:val="00742FF4"/>
    <w:rsid w:val="00743EC4"/>
    <w:rsid w:val="0075700F"/>
    <w:rsid w:val="007577D8"/>
    <w:rsid w:val="0076154F"/>
    <w:rsid w:val="00771802"/>
    <w:rsid w:val="007737B2"/>
    <w:rsid w:val="00780CEF"/>
    <w:rsid w:val="007942CA"/>
    <w:rsid w:val="007B0050"/>
    <w:rsid w:val="007B61CB"/>
    <w:rsid w:val="007C10C6"/>
    <w:rsid w:val="007D330E"/>
    <w:rsid w:val="007E6A9F"/>
    <w:rsid w:val="007F33DE"/>
    <w:rsid w:val="007F4D9F"/>
    <w:rsid w:val="00804B76"/>
    <w:rsid w:val="00812AE9"/>
    <w:rsid w:val="00817CB7"/>
    <w:rsid w:val="00820A0C"/>
    <w:rsid w:val="00822BF1"/>
    <w:rsid w:val="0083165B"/>
    <w:rsid w:val="00831C96"/>
    <w:rsid w:val="00835FF4"/>
    <w:rsid w:val="00844E6F"/>
    <w:rsid w:val="008574ED"/>
    <w:rsid w:val="00880FF0"/>
    <w:rsid w:val="0088639B"/>
    <w:rsid w:val="0088695F"/>
    <w:rsid w:val="00891005"/>
    <w:rsid w:val="00895E5A"/>
    <w:rsid w:val="008962D9"/>
    <w:rsid w:val="008A0799"/>
    <w:rsid w:val="008A41A4"/>
    <w:rsid w:val="008A5899"/>
    <w:rsid w:val="008B1C69"/>
    <w:rsid w:val="008B59EC"/>
    <w:rsid w:val="008C733F"/>
    <w:rsid w:val="008D0B11"/>
    <w:rsid w:val="008D4BE3"/>
    <w:rsid w:val="008E7C2B"/>
    <w:rsid w:val="008F0BCA"/>
    <w:rsid w:val="00911B4F"/>
    <w:rsid w:val="00912D33"/>
    <w:rsid w:val="00914605"/>
    <w:rsid w:val="00921F18"/>
    <w:rsid w:val="0092457A"/>
    <w:rsid w:val="00952F50"/>
    <w:rsid w:val="00973180"/>
    <w:rsid w:val="00974573"/>
    <w:rsid w:val="00975E6E"/>
    <w:rsid w:val="00976655"/>
    <w:rsid w:val="00981EEC"/>
    <w:rsid w:val="0098319C"/>
    <w:rsid w:val="00983477"/>
    <w:rsid w:val="009850FC"/>
    <w:rsid w:val="009879A5"/>
    <w:rsid w:val="009942DC"/>
    <w:rsid w:val="009B1D59"/>
    <w:rsid w:val="009B26F3"/>
    <w:rsid w:val="009B34E0"/>
    <w:rsid w:val="009C6A7F"/>
    <w:rsid w:val="009C7E79"/>
    <w:rsid w:val="009D52EB"/>
    <w:rsid w:val="009D5369"/>
    <w:rsid w:val="009E16F4"/>
    <w:rsid w:val="009F0CE0"/>
    <w:rsid w:val="009F4136"/>
    <w:rsid w:val="00A02F42"/>
    <w:rsid w:val="00A0484B"/>
    <w:rsid w:val="00A068FB"/>
    <w:rsid w:val="00A15B18"/>
    <w:rsid w:val="00A1766B"/>
    <w:rsid w:val="00A364D1"/>
    <w:rsid w:val="00A53A5B"/>
    <w:rsid w:val="00A576F7"/>
    <w:rsid w:val="00A61B46"/>
    <w:rsid w:val="00A63A01"/>
    <w:rsid w:val="00A65496"/>
    <w:rsid w:val="00A75184"/>
    <w:rsid w:val="00A7643E"/>
    <w:rsid w:val="00A8258F"/>
    <w:rsid w:val="00A82AC2"/>
    <w:rsid w:val="00A85749"/>
    <w:rsid w:val="00A85DBF"/>
    <w:rsid w:val="00A919BA"/>
    <w:rsid w:val="00A947FD"/>
    <w:rsid w:val="00AB2351"/>
    <w:rsid w:val="00AC2A6D"/>
    <w:rsid w:val="00AC779C"/>
    <w:rsid w:val="00AD0248"/>
    <w:rsid w:val="00AD4410"/>
    <w:rsid w:val="00AD4CA3"/>
    <w:rsid w:val="00AD72B6"/>
    <w:rsid w:val="00AE4A5A"/>
    <w:rsid w:val="00AF3A91"/>
    <w:rsid w:val="00AF3D10"/>
    <w:rsid w:val="00AF566C"/>
    <w:rsid w:val="00B069EE"/>
    <w:rsid w:val="00B14AB5"/>
    <w:rsid w:val="00B202BF"/>
    <w:rsid w:val="00B21C99"/>
    <w:rsid w:val="00B42B3E"/>
    <w:rsid w:val="00B469C6"/>
    <w:rsid w:val="00B47D94"/>
    <w:rsid w:val="00B7190D"/>
    <w:rsid w:val="00B74953"/>
    <w:rsid w:val="00B84E20"/>
    <w:rsid w:val="00BD4ADC"/>
    <w:rsid w:val="00BD6B73"/>
    <w:rsid w:val="00BE0BE5"/>
    <w:rsid w:val="00BE2032"/>
    <w:rsid w:val="00BF2AB2"/>
    <w:rsid w:val="00C02AE5"/>
    <w:rsid w:val="00C072FA"/>
    <w:rsid w:val="00C12610"/>
    <w:rsid w:val="00C20DA7"/>
    <w:rsid w:val="00C21DCE"/>
    <w:rsid w:val="00C23C29"/>
    <w:rsid w:val="00C2667C"/>
    <w:rsid w:val="00C424EB"/>
    <w:rsid w:val="00C44BCD"/>
    <w:rsid w:val="00C46ED9"/>
    <w:rsid w:val="00C47BDC"/>
    <w:rsid w:val="00C50E35"/>
    <w:rsid w:val="00C62E86"/>
    <w:rsid w:val="00C6559D"/>
    <w:rsid w:val="00C72ABA"/>
    <w:rsid w:val="00C85427"/>
    <w:rsid w:val="00C902AE"/>
    <w:rsid w:val="00C94A37"/>
    <w:rsid w:val="00C951AE"/>
    <w:rsid w:val="00CA0C6B"/>
    <w:rsid w:val="00CB1D9C"/>
    <w:rsid w:val="00CB44BE"/>
    <w:rsid w:val="00CB5E51"/>
    <w:rsid w:val="00CC06EC"/>
    <w:rsid w:val="00CC51F1"/>
    <w:rsid w:val="00CE78D8"/>
    <w:rsid w:val="00CF0521"/>
    <w:rsid w:val="00D0319C"/>
    <w:rsid w:val="00D15D54"/>
    <w:rsid w:val="00D16CDD"/>
    <w:rsid w:val="00D226BF"/>
    <w:rsid w:val="00D24D7F"/>
    <w:rsid w:val="00D25733"/>
    <w:rsid w:val="00D30A5E"/>
    <w:rsid w:val="00D31867"/>
    <w:rsid w:val="00D46E59"/>
    <w:rsid w:val="00D53D58"/>
    <w:rsid w:val="00D70088"/>
    <w:rsid w:val="00D915CD"/>
    <w:rsid w:val="00D95666"/>
    <w:rsid w:val="00D96EF6"/>
    <w:rsid w:val="00DA2A1B"/>
    <w:rsid w:val="00DA5DD5"/>
    <w:rsid w:val="00DA6794"/>
    <w:rsid w:val="00DB4999"/>
    <w:rsid w:val="00DC2926"/>
    <w:rsid w:val="00DC4183"/>
    <w:rsid w:val="00DD3EBD"/>
    <w:rsid w:val="00DF1FF8"/>
    <w:rsid w:val="00DF2A1E"/>
    <w:rsid w:val="00E00B43"/>
    <w:rsid w:val="00E01532"/>
    <w:rsid w:val="00E04A1F"/>
    <w:rsid w:val="00E140E4"/>
    <w:rsid w:val="00E20027"/>
    <w:rsid w:val="00E26D66"/>
    <w:rsid w:val="00E3194C"/>
    <w:rsid w:val="00E3380D"/>
    <w:rsid w:val="00E33FF5"/>
    <w:rsid w:val="00E5507E"/>
    <w:rsid w:val="00E70053"/>
    <w:rsid w:val="00E73970"/>
    <w:rsid w:val="00E74D3A"/>
    <w:rsid w:val="00EA0739"/>
    <w:rsid w:val="00EA1D86"/>
    <w:rsid w:val="00EA271E"/>
    <w:rsid w:val="00EA3C57"/>
    <w:rsid w:val="00EB0FE3"/>
    <w:rsid w:val="00EB2658"/>
    <w:rsid w:val="00EB3AE9"/>
    <w:rsid w:val="00EC3D00"/>
    <w:rsid w:val="00ED4CE1"/>
    <w:rsid w:val="00ED6CEC"/>
    <w:rsid w:val="00ED70AE"/>
    <w:rsid w:val="00EE31EF"/>
    <w:rsid w:val="00EF04B5"/>
    <w:rsid w:val="00EF7109"/>
    <w:rsid w:val="00F00155"/>
    <w:rsid w:val="00F01063"/>
    <w:rsid w:val="00F0328F"/>
    <w:rsid w:val="00F10859"/>
    <w:rsid w:val="00F126BF"/>
    <w:rsid w:val="00F15BE1"/>
    <w:rsid w:val="00F15E39"/>
    <w:rsid w:val="00F264B3"/>
    <w:rsid w:val="00F27A54"/>
    <w:rsid w:val="00F30699"/>
    <w:rsid w:val="00F31957"/>
    <w:rsid w:val="00F35037"/>
    <w:rsid w:val="00F43941"/>
    <w:rsid w:val="00F52D2A"/>
    <w:rsid w:val="00F539EB"/>
    <w:rsid w:val="00F53E94"/>
    <w:rsid w:val="00F56454"/>
    <w:rsid w:val="00F65790"/>
    <w:rsid w:val="00F673E2"/>
    <w:rsid w:val="00F76077"/>
    <w:rsid w:val="00F9339B"/>
    <w:rsid w:val="00F956D3"/>
    <w:rsid w:val="00F9757E"/>
    <w:rsid w:val="00FA0B17"/>
    <w:rsid w:val="00FA4B0B"/>
    <w:rsid w:val="00FA6A63"/>
    <w:rsid w:val="00FB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4AE37A"/>
  <w15:chartTrackingRefBased/>
  <w15:docId w15:val="{0B99DCF1-80EB-4FE6-83C3-80140FE9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paragraph" w:styleId="Revision">
    <w:name w:val="Revision"/>
    <w:hidden/>
    <w:uiPriority w:val="71"/>
    <w:rsid w:val="0001089D"/>
    <w:rPr>
      <w:rFonts w:ascii="Times" w:hAnsi="Times"/>
      <w:lang w:eastAsia="de-DE"/>
    </w:rPr>
  </w:style>
  <w:style w:type="paragraph" w:styleId="BalloonText">
    <w:name w:val="Balloon Text"/>
    <w:basedOn w:val="Normal"/>
    <w:link w:val="BalloonTextChar"/>
    <w:uiPriority w:val="99"/>
    <w:semiHidden/>
    <w:unhideWhenUsed/>
    <w:rsid w:val="0001089D"/>
    <w:rPr>
      <w:rFonts w:ascii="Segoe UI" w:hAnsi="Segoe UI" w:cs="Segoe UI"/>
      <w:sz w:val="18"/>
      <w:szCs w:val="18"/>
    </w:rPr>
  </w:style>
  <w:style w:type="character" w:customStyle="1" w:styleId="BalloonTextChar">
    <w:name w:val="Balloon Text Char"/>
    <w:link w:val="BalloonText"/>
    <w:uiPriority w:val="99"/>
    <w:semiHidden/>
    <w:rsid w:val="0001089D"/>
    <w:rPr>
      <w:rFonts w:ascii="Segoe UI" w:hAnsi="Segoe UI" w:cs="Segoe UI"/>
      <w:sz w:val="18"/>
      <w:szCs w:val="18"/>
      <w:lang w:eastAsia="de-DE"/>
    </w:rPr>
  </w:style>
  <w:style w:type="character" w:styleId="UnresolvedMention">
    <w:name w:val="Unresolved Mention"/>
    <w:uiPriority w:val="47"/>
    <w:rsid w:val="002C16D7"/>
    <w:rPr>
      <w:color w:val="808080"/>
      <w:shd w:val="clear" w:color="auto" w:fill="E6E6E6"/>
    </w:rPr>
  </w:style>
  <w:style w:type="paragraph" w:styleId="ListParagraph">
    <w:name w:val="List Paragraph"/>
    <w:basedOn w:val="Normal"/>
    <w:uiPriority w:val="72"/>
    <w:qFormat/>
    <w:rsid w:val="00891005"/>
    <w:pPr>
      <w:ind w:left="720"/>
      <w:contextualSpacing/>
    </w:pPr>
  </w:style>
  <w:style w:type="character" w:styleId="CommentReference">
    <w:name w:val="annotation reference"/>
    <w:basedOn w:val="DefaultParagraphFont"/>
    <w:uiPriority w:val="99"/>
    <w:semiHidden/>
    <w:unhideWhenUsed/>
    <w:rsid w:val="00684552"/>
    <w:rPr>
      <w:sz w:val="16"/>
      <w:szCs w:val="16"/>
    </w:rPr>
  </w:style>
  <w:style w:type="paragraph" w:styleId="CommentText">
    <w:name w:val="annotation text"/>
    <w:basedOn w:val="Normal"/>
    <w:link w:val="CommentTextChar"/>
    <w:uiPriority w:val="99"/>
    <w:semiHidden/>
    <w:unhideWhenUsed/>
    <w:rsid w:val="00684552"/>
  </w:style>
  <w:style w:type="character" w:customStyle="1" w:styleId="CommentTextChar">
    <w:name w:val="Comment Text Char"/>
    <w:basedOn w:val="DefaultParagraphFont"/>
    <w:link w:val="CommentText"/>
    <w:uiPriority w:val="99"/>
    <w:semiHidden/>
    <w:rsid w:val="00684552"/>
    <w:rPr>
      <w:rFonts w:ascii="Times" w:hAnsi="Times"/>
      <w:lang w:eastAsia="de-DE"/>
    </w:rPr>
  </w:style>
  <w:style w:type="paragraph" w:styleId="CommentSubject">
    <w:name w:val="annotation subject"/>
    <w:basedOn w:val="CommentText"/>
    <w:next w:val="CommentText"/>
    <w:link w:val="CommentSubjectChar"/>
    <w:uiPriority w:val="99"/>
    <w:semiHidden/>
    <w:unhideWhenUsed/>
    <w:rsid w:val="00684552"/>
    <w:rPr>
      <w:b/>
      <w:bCs/>
    </w:rPr>
  </w:style>
  <w:style w:type="character" w:customStyle="1" w:styleId="CommentSubjectChar">
    <w:name w:val="Comment Subject Char"/>
    <w:basedOn w:val="CommentTextChar"/>
    <w:link w:val="CommentSubject"/>
    <w:uiPriority w:val="99"/>
    <w:semiHidden/>
    <w:rsid w:val="00684552"/>
    <w:rPr>
      <w:rFonts w:ascii="Times" w:hAnsi="Times"/>
      <w:b/>
      <w:bC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40978">
      <w:bodyDiv w:val="1"/>
      <w:marLeft w:val="0"/>
      <w:marRight w:val="0"/>
      <w:marTop w:val="0"/>
      <w:marBottom w:val="0"/>
      <w:divBdr>
        <w:top w:val="none" w:sz="0" w:space="0" w:color="auto"/>
        <w:left w:val="none" w:sz="0" w:space="0" w:color="auto"/>
        <w:bottom w:val="none" w:sz="0" w:space="0" w:color="auto"/>
        <w:right w:val="none" w:sz="0" w:space="0" w:color="auto"/>
      </w:divBdr>
    </w:div>
    <w:div w:id="436482604">
      <w:bodyDiv w:val="1"/>
      <w:marLeft w:val="0"/>
      <w:marRight w:val="0"/>
      <w:marTop w:val="0"/>
      <w:marBottom w:val="0"/>
      <w:divBdr>
        <w:top w:val="none" w:sz="0" w:space="0" w:color="auto"/>
        <w:left w:val="none" w:sz="0" w:space="0" w:color="auto"/>
        <w:bottom w:val="none" w:sz="0" w:space="0" w:color="auto"/>
        <w:right w:val="none" w:sz="0" w:space="0" w:color="auto"/>
      </w:divBdr>
    </w:div>
    <w:div w:id="940840703">
      <w:bodyDiv w:val="1"/>
      <w:marLeft w:val="0"/>
      <w:marRight w:val="0"/>
      <w:marTop w:val="0"/>
      <w:marBottom w:val="0"/>
      <w:divBdr>
        <w:top w:val="none" w:sz="0" w:space="0" w:color="auto"/>
        <w:left w:val="none" w:sz="0" w:space="0" w:color="auto"/>
        <w:bottom w:val="none" w:sz="0" w:space="0" w:color="auto"/>
        <w:right w:val="none" w:sz="0" w:space="0" w:color="auto"/>
      </w:divBdr>
    </w:div>
    <w:div w:id="1283268490">
      <w:bodyDiv w:val="1"/>
      <w:marLeft w:val="0"/>
      <w:marRight w:val="0"/>
      <w:marTop w:val="0"/>
      <w:marBottom w:val="0"/>
      <w:divBdr>
        <w:top w:val="none" w:sz="0" w:space="0" w:color="auto"/>
        <w:left w:val="none" w:sz="0" w:space="0" w:color="auto"/>
        <w:bottom w:val="none" w:sz="0" w:space="0" w:color="auto"/>
        <w:right w:val="none" w:sz="0" w:space="0" w:color="auto"/>
      </w:divBdr>
    </w:div>
    <w:div w:id="1310673862">
      <w:bodyDiv w:val="1"/>
      <w:marLeft w:val="0"/>
      <w:marRight w:val="0"/>
      <w:marTop w:val="0"/>
      <w:marBottom w:val="0"/>
      <w:divBdr>
        <w:top w:val="none" w:sz="0" w:space="0" w:color="auto"/>
        <w:left w:val="none" w:sz="0" w:space="0" w:color="auto"/>
        <w:bottom w:val="none" w:sz="0" w:space="0" w:color="auto"/>
        <w:right w:val="none" w:sz="0" w:space="0" w:color="auto"/>
      </w:divBdr>
    </w:div>
    <w:div w:id="1417555398">
      <w:bodyDiv w:val="1"/>
      <w:marLeft w:val="0"/>
      <w:marRight w:val="0"/>
      <w:marTop w:val="0"/>
      <w:marBottom w:val="0"/>
      <w:divBdr>
        <w:top w:val="none" w:sz="0" w:space="0" w:color="auto"/>
        <w:left w:val="none" w:sz="0" w:space="0" w:color="auto"/>
        <w:bottom w:val="none" w:sz="0" w:space="0" w:color="auto"/>
        <w:right w:val="none" w:sz="0" w:space="0" w:color="auto"/>
      </w:divBdr>
    </w:div>
    <w:div w:id="1427769542">
      <w:bodyDiv w:val="1"/>
      <w:marLeft w:val="0"/>
      <w:marRight w:val="0"/>
      <w:marTop w:val="0"/>
      <w:marBottom w:val="0"/>
      <w:divBdr>
        <w:top w:val="none" w:sz="0" w:space="0" w:color="auto"/>
        <w:left w:val="none" w:sz="0" w:space="0" w:color="auto"/>
        <w:bottom w:val="none" w:sz="0" w:space="0" w:color="auto"/>
        <w:right w:val="none" w:sz="0" w:space="0" w:color="auto"/>
      </w:divBdr>
    </w:div>
    <w:div w:id="1850828243">
      <w:bodyDiv w:val="1"/>
      <w:marLeft w:val="0"/>
      <w:marRight w:val="0"/>
      <w:marTop w:val="0"/>
      <w:marBottom w:val="0"/>
      <w:divBdr>
        <w:top w:val="none" w:sz="0" w:space="0" w:color="auto"/>
        <w:left w:val="none" w:sz="0" w:space="0" w:color="auto"/>
        <w:bottom w:val="none" w:sz="0" w:space="0" w:color="auto"/>
        <w:right w:val="none" w:sz="0" w:space="0" w:color="auto"/>
      </w:divBdr>
    </w:div>
    <w:div w:id="2089568552">
      <w:bodyDiv w:val="1"/>
      <w:marLeft w:val="0"/>
      <w:marRight w:val="0"/>
      <w:marTop w:val="0"/>
      <w:marBottom w:val="0"/>
      <w:divBdr>
        <w:top w:val="none" w:sz="0" w:space="0" w:color="auto"/>
        <w:left w:val="none" w:sz="0" w:space="0" w:color="auto"/>
        <w:bottom w:val="none" w:sz="0" w:space="0" w:color="auto"/>
        <w:right w:val="none" w:sz="0" w:space="0" w:color="auto"/>
      </w:divBdr>
      <w:divsChild>
        <w:div w:id="4788953">
          <w:marLeft w:val="0"/>
          <w:marRight w:val="0"/>
          <w:marTop w:val="0"/>
          <w:marBottom w:val="0"/>
          <w:divBdr>
            <w:top w:val="none" w:sz="0" w:space="0" w:color="auto"/>
            <w:left w:val="none" w:sz="0" w:space="0" w:color="auto"/>
            <w:bottom w:val="none" w:sz="0" w:space="0" w:color="auto"/>
            <w:right w:val="none" w:sz="0" w:space="0" w:color="auto"/>
          </w:divBdr>
        </w:div>
        <w:div w:id="747918989">
          <w:marLeft w:val="0"/>
          <w:marRight w:val="0"/>
          <w:marTop w:val="0"/>
          <w:marBottom w:val="0"/>
          <w:divBdr>
            <w:top w:val="none" w:sz="0" w:space="0" w:color="auto"/>
            <w:left w:val="none" w:sz="0" w:space="0" w:color="auto"/>
            <w:bottom w:val="none" w:sz="0" w:space="0" w:color="auto"/>
            <w:right w:val="none" w:sz="0" w:space="0" w:color="auto"/>
          </w:divBdr>
        </w:div>
      </w:divsChild>
    </w:div>
    <w:div w:id="212480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FD1A-8666-834D-9E13-84454D58A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266</TotalTime>
  <Pages>13</Pages>
  <Words>7178</Words>
  <Characters>40915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47998</CharactersWithSpaces>
  <SharedDoc>false</SharedDoc>
  <HLinks>
    <vt:vector size="36" baseType="variant">
      <vt:variant>
        <vt:i4>5046332</vt:i4>
      </vt:variant>
      <vt:variant>
        <vt:i4>24</vt:i4>
      </vt:variant>
      <vt:variant>
        <vt:i4>0</vt:i4>
      </vt:variant>
      <vt:variant>
        <vt:i4>5</vt:i4>
      </vt:variant>
      <vt:variant>
        <vt:lpwstr>mailto:SDC.bookorder@springer.com</vt:lpwstr>
      </vt:variant>
      <vt:variant>
        <vt:lpwstr/>
      </vt:variant>
      <vt:variant>
        <vt:i4>6225951</vt:i4>
      </vt:variant>
      <vt:variant>
        <vt:i4>21</vt:i4>
      </vt:variant>
      <vt:variant>
        <vt:i4>0</vt:i4>
      </vt:variant>
      <vt:variant>
        <vt:i4>5</vt:i4>
      </vt:variant>
      <vt:variant>
        <vt:lpwstr>https://www.data.gov/safety/launching-the-police-data-initiative/</vt:lpwstr>
      </vt:variant>
      <vt:variant>
        <vt:lpwstr/>
      </vt:variant>
      <vt:variant>
        <vt:i4>2818148</vt:i4>
      </vt:variant>
      <vt:variant>
        <vt:i4>18</vt:i4>
      </vt:variant>
      <vt:variant>
        <vt:i4>0</vt:i4>
      </vt:variant>
      <vt:variant>
        <vt:i4>5</vt:i4>
      </vt:variant>
      <vt:variant>
        <vt:lpwstr>https://ucr.fbi.gov/nibrs/2014/resource-pages/effects_of_nibrs_on_crime_statistics_final.pdf</vt:lpwstr>
      </vt:variant>
      <vt:variant>
        <vt:lpwstr/>
      </vt:variant>
      <vt:variant>
        <vt:i4>3145844</vt:i4>
      </vt:variant>
      <vt:variant>
        <vt:i4>15</vt:i4>
      </vt:variant>
      <vt:variant>
        <vt:i4>0</vt:i4>
      </vt:variant>
      <vt:variant>
        <vt:i4>5</vt:i4>
      </vt:variant>
      <vt:variant>
        <vt:lpwstr>http://opendatahandbook.org/guide/en/why-open-data/</vt:lpwstr>
      </vt:variant>
      <vt:variant>
        <vt:lpwstr/>
      </vt:variant>
      <vt:variant>
        <vt:i4>1245215</vt:i4>
      </vt:variant>
      <vt:variant>
        <vt:i4>12</vt:i4>
      </vt:variant>
      <vt:variant>
        <vt:i4>0</vt:i4>
      </vt:variant>
      <vt:variant>
        <vt:i4>5</vt:i4>
      </vt:variant>
      <vt:variant>
        <vt:lpwstr>http://www.informatik.uni-trier.de/~ley/db/journals/lncs.html</vt:lpwstr>
      </vt:variant>
      <vt:variant>
        <vt:lpwstr/>
      </vt:variant>
      <vt:variant>
        <vt:i4>5374045</vt:i4>
      </vt:variant>
      <vt:variant>
        <vt:i4>0</vt:i4>
      </vt:variant>
      <vt:variant>
        <vt:i4>0</vt:i4>
      </vt:variant>
      <vt:variant>
        <vt:i4>5</vt:i4>
      </vt:variant>
      <vt:variant>
        <vt:lpwstr>http://www.springer.com/lncs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Daniel Engels</cp:lastModifiedBy>
  <cp:revision>18</cp:revision>
  <cp:lastPrinted>2006-03-24T14:58:00Z</cp:lastPrinted>
  <dcterms:created xsi:type="dcterms:W3CDTF">2018-05-18T20:23:00Z</dcterms:created>
  <dcterms:modified xsi:type="dcterms:W3CDTF">2018-06-09T16:37:00Z</dcterms:modified>
</cp:coreProperties>
</file>